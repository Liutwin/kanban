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00" w:lineRule="auto"/>
        <w:jc w:val="center"/>
        <w:rPr/>
      </w:pPr>
      <w:r w:rsidDel="00000000" w:rsidR="00000000" w:rsidRPr="00000000">
        <w:rPr>
          <w:rFonts w:ascii="Arial" w:cs="Arial" w:eastAsia="Arial" w:hAnsi="Arial"/>
          <w:b w:val="1"/>
          <w:bCs w:val="1"/>
          <w:color w:val="1f4e79"/>
          <w:sz w:val="40"/>
          <w:szCs w:val="40"/>
          <w:rtl w:val="0"/>
        </w:rPr>
        <w:t xml:space="preserve">Projet Kanban SI-SOR 2026</w:t>
      </w:r>
      <w:r w:rsidDel="00000000" w:rsidR="00000000" w:rsidRPr="00000000">
        <w:rPr>
          <w:rtl w:val="0"/>
        </w:rPr>
      </w:r>
    </w:p>
    <w:p w:rsidR="00000000" w:rsidDel="00000000" w:rsidP="00000000" w:rsidRDefault="00000000" w:rsidRPr="00000000" w14:paraId="00000002">
      <w:pPr>
        <w:pBdr>
          <w:bottom w:color="2e75b6" w:space="8" w:sz="8" w:val="single"/>
        </w:pBdr>
        <w:spacing w:after="400" w:before="0" w:lineRule="auto"/>
        <w:jc w:val="center"/>
        <w:rPr/>
      </w:pPr>
      <w:r w:rsidDel="00000000" w:rsidR="00000000" w:rsidRPr="00000000">
        <w:rPr>
          <w:rFonts w:ascii="Arial" w:cs="Arial" w:eastAsia="Arial" w:hAnsi="Arial"/>
          <w:i w:val="1"/>
          <w:iCs w:val="1"/>
          <w:color w:val="666666"/>
          <w:sz w:val="24"/>
          <w:szCs w:val="24"/>
          <w:rtl w:val="0"/>
        </w:rPr>
        <w:t xml:space="preserve">Préparation à la démonstration — Questions &amp; Réponses</w:t>
      </w:r>
      <w:r w:rsidDel="00000000" w:rsidR="00000000" w:rsidRPr="00000000">
        <w:rPr>
          <w:rtl w:val="0"/>
        </w:rPr>
      </w:r>
    </w:p>
    <w:p w:rsidR="00000000" w:rsidDel="00000000" w:rsidP="00000000" w:rsidRDefault="00000000" w:rsidRPr="00000000" w14:paraId="00000003">
      <w:pPr>
        <w:pStyle w:val="Heading1"/>
        <w:pBdr>
          <w:bottom w:color="2e75b6" w:space="4" w:sz="6" w:val="single"/>
        </w:pBdr>
        <w:spacing w:after="160" w:before="400" w:lineRule="auto"/>
        <w:rPr/>
      </w:pPr>
      <w:r w:rsidDel="00000000" w:rsidR="00000000" w:rsidRPr="00000000">
        <w:rPr>
          <w:rFonts w:ascii="Arial" w:cs="Arial" w:eastAsia="Arial" w:hAnsi="Arial"/>
          <w:b w:val="1"/>
          <w:bCs w:val="1"/>
          <w:color w:val="1f4e79"/>
          <w:sz w:val="28"/>
          <w:szCs w:val="28"/>
          <w:rtl w:val="0"/>
        </w:rPr>
        <w:t xml:space="preserve">1. Architecture &amp; communication inter-serveurs</w:t>
      </w:r>
      <w:r w:rsidDel="00000000" w:rsidR="00000000" w:rsidRPr="00000000">
        <w:rPr>
          <w:rtl w:val="0"/>
        </w:rPr>
      </w:r>
    </w:p>
    <w:p w:rsidR="00000000" w:rsidDel="00000000" w:rsidP="00000000" w:rsidRDefault="00000000" w:rsidRPr="00000000" w14:paraId="00000004">
      <w:pPr>
        <w:spacing w:after="60" w:before="200" w:lineRule="auto"/>
        <w:rPr/>
      </w:pPr>
      <w:sdt>
        <w:sdtPr>
          <w:id w:val="343678068"/>
          <w:tag w:val="goog_rdk_0"/>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le client sait-il à quelle adresse envoyer ses requêtes ?</w:t>
          </w:r>
        </w:sdtContent>
      </w:sdt>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Fonts w:ascii="Arial" w:cs="Arial" w:eastAsia="Arial" w:hAnsi="Arial"/>
          <w:sz w:val="20"/>
          <w:szCs w:val="20"/>
          <w:rtl w:val="0"/>
        </w:rPr>
        <w:t xml:space="preserve">Tout passe par un fichier de configuration centralisé (src/config/api.ts) qui expose la BASE_URL pointant vers Deno sur le port 8080. Le client n'a jamais connaissance de Spring — Spring écoute sur localhost:8081 et n'est accessible qu'en interne.</w:t>
      </w:r>
      <w:r w:rsidDel="00000000" w:rsidR="00000000" w:rsidRPr="00000000">
        <w:rPr>
          <w:rtl w:val="0"/>
        </w:rPr>
      </w:r>
    </w:p>
    <w:p w:rsidR="00000000" w:rsidDel="00000000" w:rsidP="00000000" w:rsidRDefault="00000000" w:rsidRPr="00000000" w14:paraId="00000006">
      <w:pPr>
        <w:spacing w:after="60" w:before="200" w:lineRule="auto"/>
        <w:rPr/>
      </w:pPr>
      <w:sdt>
        <w:sdtPr>
          <w:id w:val="1060750781"/>
          <w:tag w:val="goog_rdk_1"/>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Deno transmet-il l'identité de l'utilisateur à Spring ?</w:t>
          </w:r>
        </w:sdtContent>
      </w:sdt>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Fonts w:ascii="Arial" w:cs="Arial" w:eastAsia="Arial" w:hAnsi="Arial"/>
          <w:sz w:val="20"/>
          <w:szCs w:val="20"/>
          <w:rtl w:val="0"/>
        </w:rPr>
        <w:t xml:space="preserve">Deno décode le JWT, extrait l'userId du payload, puis injecte un header X-User-Id dans chaque requête relayée à Spring. Spring lit ce header via @RequestHeader("X-User-Id") sans jamais manipuler de JWT lui-même.</w:t>
      </w:r>
      <w:r w:rsidDel="00000000" w:rsidR="00000000" w:rsidRPr="00000000">
        <w:rPr>
          <w:rtl w:val="0"/>
        </w:rPr>
      </w:r>
    </w:p>
    <w:p w:rsidR="00000000" w:rsidDel="00000000" w:rsidP="00000000" w:rsidRDefault="00000000" w:rsidRPr="00000000" w14:paraId="00000008">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headers.set("X-User-Id", String(ctx.state.user.id));</w:t>
      </w:r>
      <w:r w:rsidDel="00000000" w:rsidR="00000000" w:rsidRPr="00000000">
        <w:rPr>
          <w:rtl w:val="0"/>
        </w:rPr>
      </w:r>
    </w:p>
    <w:p w:rsidR="00000000" w:rsidDel="00000000" w:rsidP="00000000" w:rsidRDefault="00000000" w:rsidRPr="00000000" w14:paraId="00000009">
      <w:pPr>
        <w:spacing w:after="60" w:before="200" w:lineRule="auto"/>
        <w:rPr/>
      </w:pPr>
      <w:sdt>
        <w:sdtPr>
          <w:id w:val="-1428243590"/>
          <w:tag w:val="goog_rdk_2"/>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Deno gère-t-il les uploads de fichiers (multipart) sans corrompre les données ?</w:t>
          </w:r>
        </w:sdtContent>
      </w:sdt>
      <w:r w:rsidDel="00000000" w:rsidR="00000000" w:rsidRPr="00000000">
        <w:rPr>
          <w:rtl w:val="0"/>
        </w:rPr>
      </w:r>
    </w:p>
    <w:p w:rsidR="00000000" w:rsidDel="00000000" w:rsidP="00000000" w:rsidRDefault="00000000" w:rsidRPr="00000000" w14:paraId="0000000A">
      <w:pPr>
        <w:spacing w:after="80" w:before="0" w:lineRule="auto"/>
        <w:rPr/>
      </w:pPr>
      <w:r w:rsidDel="00000000" w:rsidR="00000000" w:rsidRPr="00000000">
        <w:rPr>
          <w:rFonts w:ascii="Arial" w:cs="Arial" w:eastAsia="Arial" w:hAnsi="Arial"/>
          <w:sz w:val="20"/>
          <w:szCs w:val="20"/>
          <w:rtl w:val="0"/>
        </w:rPr>
        <w:t xml:space="preserve">Deno détecte si le Content-Type entrant contient "multipart/form-data". Dans ce cas, il transmet le stream binaire brut à Spring sans le lire comme texte (ctx.request.body.stream), et recopie le Content-Type original avec sa boundary. Lire le body comme texte corromprait les bytes non-UTF-8.</w:t>
      </w:r>
      <w:r w:rsidDel="00000000" w:rsidR="00000000" w:rsidRPr="00000000">
        <w:rPr>
          <w:rtl w:val="0"/>
        </w:rPr>
      </w:r>
    </w:p>
    <w:p w:rsidR="00000000" w:rsidDel="00000000" w:rsidP="00000000" w:rsidRDefault="00000000" w:rsidRPr="00000000" w14:paraId="0000000B">
      <w:pPr>
        <w:pStyle w:val="Heading1"/>
        <w:pBdr>
          <w:bottom w:color="2e75b6" w:space="4" w:sz="6" w:val="single"/>
        </w:pBdr>
        <w:spacing w:after="160" w:before="400" w:lineRule="auto"/>
        <w:rPr/>
      </w:pPr>
      <w:r w:rsidDel="00000000" w:rsidR="00000000" w:rsidRPr="00000000">
        <w:rPr>
          <w:rFonts w:ascii="Arial" w:cs="Arial" w:eastAsia="Arial" w:hAnsi="Arial"/>
          <w:b w:val="1"/>
          <w:bCs w:val="1"/>
          <w:color w:val="1f4e79"/>
          <w:sz w:val="28"/>
          <w:szCs w:val="28"/>
          <w:rtl w:val="0"/>
        </w:rPr>
        <w:t xml:space="preserve">2. Authentification &amp; sécurité</w:t>
      </w:r>
      <w:r w:rsidDel="00000000" w:rsidR="00000000" w:rsidRPr="00000000">
        <w:rPr>
          <w:rtl w:val="0"/>
        </w:rPr>
      </w:r>
    </w:p>
    <w:p w:rsidR="00000000" w:rsidDel="00000000" w:rsidP="00000000" w:rsidRDefault="00000000" w:rsidRPr="00000000" w14:paraId="0000000C">
      <w:pPr>
        <w:spacing w:after="60" w:before="200" w:lineRule="auto"/>
        <w:rPr/>
      </w:pPr>
      <w:sdt>
        <w:sdtPr>
          <w:id w:val="-84466745"/>
          <w:tag w:val="goog_rdk_3"/>
        </w:sdtPr>
        <w:sdtContent>
          <w:r w:rsidDel="00000000" w:rsidR="00000000" w:rsidRPr="00000000">
            <w:rPr>
              <w:rFonts w:ascii="Arial Unicode MS" w:cs="Arial Unicode MS" w:eastAsia="Arial Unicode MS" w:hAnsi="Arial Unicode MS"/>
              <w:b w:val="1"/>
              <w:bCs w:val="1"/>
              <w:color w:val="333333"/>
              <w:sz w:val="22"/>
              <w:szCs w:val="22"/>
              <w:rtl w:val="0"/>
            </w:rPr>
            <w:t xml:space="preserve">❓  Quel algorithme de hashage utilisez-vous pour les mots de passe et pourquoi pas SHA-256 ?</w:t>
          </w:r>
        </w:sdtContent>
      </w:sdt>
      <w:r w:rsidDel="00000000" w:rsidR="00000000" w:rsidRPr="00000000">
        <w:rPr>
          <w:rtl w:val="0"/>
        </w:rPr>
      </w:r>
    </w:p>
    <w:p w:rsidR="00000000" w:rsidDel="00000000" w:rsidP="00000000" w:rsidRDefault="00000000" w:rsidRPr="00000000" w14:paraId="0000000D">
      <w:pPr>
        <w:spacing w:after="80" w:before="0" w:lineRule="auto"/>
        <w:rPr/>
      </w:pPr>
      <w:r w:rsidDel="00000000" w:rsidR="00000000" w:rsidRPr="00000000">
        <w:rPr>
          <w:rFonts w:ascii="Arial" w:cs="Arial" w:eastAsia="Arial" w:hAnsi="Arial"/>
          <w:sz w:val="20"/>
          <w:szCs w:val="20"/>
          <w:rtl w:val="0"/>
        </w:rPr>
        <w:t xml:space="preserve">On utilise scrypt (via Node Crypto), avec un sel aléatoire de 16 octets généré pour chaque utilisateur. Le hash stocké est au format hash.sel. SHA-256 seul est vulnérable aux attaques par dictionnaire et rainbow tables : c'est une simple fonction de hachage rapide. scrypt est un KDF intentionnellement lent et coûteux en mémoire, rendant le bruteforce très difficile.</w:t>
      </w:r>
      <w:r w:rsidDel="00000000" w:rsidR="00000000" w:rsidRPr="00000000">
        <w:rPr>
          <w:rtl w:val="0"/>
        </w:rPr>
      </w:r>
    </w:p>
    <w:p w:rsidR="00000000" w:rsidDel="00000000" w:rsidP="00000000" w:rsidRDefault="00000000" w:rsidRPr="00000000" w14:paraId="0000000E">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scrypt(password, salt, 64, callback)  // 64 octets = 128 chars hex, sel unique par user</w:t>
      </w:r>
      <w:r w:rsidDel="00000000" w:rsidR="00000000" w:rsidRPr="00000000">
        <w:rPr>
          <w:rtl w:val="0"/>
        </w:rPr>
      </w:r>
    </w:p>
    <w:p w:rsidR="00000000" w:rsidDel="00000000" w:rsidP="00000000" w:rsidRDefault="00000000" w:rsidRPr="00000000" w14:paraId="0000000F">
      <w:pPr>
        <w:spacing w:after="60" w:before="200" w:lineRule="auto"/>
        <w:rPr/>
      </w:pPr>
      <w:sdt>
        <w:sdtPr>
          <w:id w:val="-1665529602"/>
          <w:tag w:val="goog_rdk_4"/>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gérez-vous le changement de mot de passe ? Pourquoi c'est traité dans Deno et non dans Spring ?</w:t>
          </w:r>
        </w:sdtContent>
      </w:sdt>
      <w:r w:rsidDel="00000000" w:rsidR="00000000" w:rsidRPr="00000000">
        <w:rPr>
          <w:rtl w:val="0"/>
        </w:rPr>
      </w:r>
    </w:p>
    <w:p w:rsidR="00000000" w:rsidDel="00000000" w:rsidP="00000000" w:rsidRDefault="00000000" w:rsidRPr="00000000" w14:paraId="00000010">
      <w:pPr>
        <w:spacing w:after="80" w:before="0" w:lineRule="auto"/>
        <w:rPr/>
      </w:pPr>
      <w:r w:rsidDel="00000000" w:rsidR="00000000" w:rsidRPr="00000000">
        <w:rPr>
          <w:rFonts w:ascii="Arial" w:cs="Arial" w:eastAsia="Arial" w:hAnsi="Arial"/>
          <w:sz w:val="20"/>
          <w:szCs w:val="20"/>
          <w:rtl w:val="0"/>
        </w:rPr>
        <w:t xml:space="preserve">C'est une route spéciale dans Deno (PATCH /users/:id/password) interceptée avant le proxy générique. Deno doit re-hasher l'ancien mot de passe avec le sel stocké en base pour que Spring puisse comparer les hashs — Spring ne voit jamais de mot de passe en clair. Si on laissait Spring gérer ça, le mot de passe en clair transiterait jusqu'à Spring, contraire au principe de séparation des responsabilités.</w:t>
      </w:r>
      <w:r w:rsidDel="00000000" w:rsidR="00000000" w:rsidRPr="00000000">
        <w:rPr>
          <w:rtl w:val="0"/>
        </w:rPr>
      </w:r>
    </w:p>
    <w:p w:rsidR="00000000" w:rsidDel="00000000" w:rsidP="00000000" w:rsidRDefault="00000000" w:rsidRPr="00000000" w14:paraId="00000011">
      <w:pPr>
        <w:spacing w:after="60" w:before="200" w:lineRule="auto"/>
        <w:rPr/>
      </w:pPr>
      <w:sdt>
        <w:sdtPr>
          <w:id w:val="1544460752"/>
          <w:tag w:val="goog_rdk_5"/>
        </w:sdtPr>
        <w:sdtContent>
          <w:r w:rsidDel="00000000" w:rsidR="00000000" w:rsidRPr="00000000">
            <w:rPr>
              <w:rFonts w:ascii="Arial Unicode MS" w:cs="Arial Unicode MS" w:eastAsia="Arial Unicode MS" w:hAnsi="Arial Unicode MS"/>
              <w:b w:val="1"/>
              <w:bCs w:val="1"/>
              <w:color w:val="333333"/>
              <w:sz w:val="22"/>
              <w:szCs w:val="22"/>
              <w:rtl w:val="0"/>
            </w:rPr>
            <w:t xml:space="preserve">❓  Qu'est-ce qui empêche quelqu'un d'appeler Spring directement sans passer par Deno ?</w:t>
          </w:r>
        </w:sdtContent>
      </w:sdt>
      <w:r w:rsidDel="00000000" w:rsidR="00000000" w:rsidRPr="00000000">
        <w:rPr>
          <w:rtl w:val="0"/>
        </w:rPr>
      </w:r>
    </w:p>
    <w:p w:rsidR="00000000" w:rsidDel="00000000" w:rsidP="00000000" w:rsidRDefault="00000000" w:rsidRPr="00000000" w14:paraId="00000012">
      <w:pPr>
        <w:spacing w:after="80" w:before="0" w:lineRule="auto"/>
        <w:rPr/>
      </w:pPr>
      <w:r w:rsidDel="00000000" w:rsidR="00000000" w:rsidRPr="00000000">
        <w:rPr>
          <w:rFonts w:ascii="Arial" w:cs="Arial" w:eastAsia="Arial" w:hAnsi="Arial"/>
          <w:sz w:val="20"/>
          <w:szCs w:val="20"/>
          <w:rtl w:val="0"/>
        </w:rPr>
        <w:t xml:space="preserve">En production, Spring écoute sur localhost:8081 et n'est pas exposé publiquement — seul Deno peut l'atteindre, c'est une isolation réseau. De plus, chaque endpoint Spring lit X-User-Id ; une requête directe sans ce header provoquerait une erreur 400 avant même d'atteindre la logique métier.</w:t>
      </w:r>
      <w:r w:rsidDel="00000000" w:rsidR="00000000" w:rsidRPr="00000000">
        <w:rPr>
          <w:rtl w:val="0"/>
        </w:rPr>
      </w:r>
    </w:p>
    <w:p w:rsidR="00000000" w:rsidDel="00000000" w:rsidP="00000000" w:rsidRDefault="00000000" w:rsidRPr="00000000" w14:paraId="00000013">
      <w:pPr>
        <w:spacing w:after="60" w:before="200" w:lineRule="auto"/>
        <w:rPr/>
      </w:pPr>
      <w:sdt>
        <w:sdtPr>
          <w:id w:val="-1126834306"/>
          <w:tag w:val="goog_rdk_6"/>
        </w:sdtPr>
        <w:sdtContent>
          <w:r w:rsidDel="00000000" w:rsidR="00000000" w:rsidRPr="00000000">
            <w:rPr>
              <w:rFonts w:ascii="Arial Unicode MS" w:cs="Arial Unicode MS" w:eastAsia="Arial Unicode MS" w:hAnsi="Arial Unicode MS"/>
              <w:b w:val="1"/>
              <w:bCs w:val="1"/>
              <w:color w:val="333333"/>
              <w:sz w:val="22"/>
              <w:szCs w:val="22"/>
              <w:rtl w:val="0"/>
            </w:rPr>
            <w:t xml:space="preserve">❓  La clé secrète JWT est en dur dans le code. Vous en êtes conscients ?</w:t>
          </w:r>
        </w:sdtContent>
      </w:sdt>
      <w:r w:rsidDel="00000000" w:rsidR="00000000" w:rsidRPr="00000000">
        <w:rPr>
          <w:rtl w:val="0"/>
        </w:rPr>
      </w:r>
    </w:p>
    <w:p w:rsidR="00000000" w:rsidDel="00000000" w:rsidP="00000000" w:rsidRDefault="00000000" w:rsidRPr="00000000" w14:paraId="00000014">
      <w:pPr>
        <w:spacing w:after="80" w:before="0" w:lineRule="auto"/>
        <w:rPr/>
      </w:pPr>
      <w:r w:rsidDel="00000000" w:rsidR="00000000" w:rsidRPr="00000000">
        <w:rPr>
          <w:rFonts w:ascii="Arial" w:cs="Arial" w:eastAsia="Arial" w:hAnsi="Arial"/>
          <w:sz w:val="20"/>
          <w:szCs w:val="20"/>
          <w:rtl w:val="0"/>
        </w:rPr>
        <w:t xml:space="preserve">Oui, c'est un raccourci de développement reconnu — le fichier jwt.ts contient même ce commentaire : "à externaliser en variable d'environnement plus tard". Les autres secrets (DB_HOST, DB_PASSWORD) sont déjà dans le fichier .env. La clé JWT suivrait le même traitement en production.</w:t>
      </w:r>
      <w:r w:rsidDel="00000000" w:rsidR="00000000" w:rsidRPr="00000000">
        <w:rPr>
          <w:rtl w:val="0"/>
        </w:rPr>
      </w:r>
    </w:p>
    <w:p w:rsidR="00000000" w:rsidDel="00000000" w:rsidP="00000000" w:rsidRDefault="00000000" w:rsidRPr="00000000" w14:paraId="00000015">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const JWT_SECRET = "kanban-M1-TIIL-2026"; // TODO: Deno.env.get("JWT_SECRET")</w:t>
      </w:r>
      <w:r w:rsidDel="00000000" w:rsidR="00000000" w:rsidRPr="00000000">
        <w:rPr>
          <w:rtl w:val="0"/>
        </w:rPr>
      </w:r>
    </w:p>
    <w:p w:rsidR="00000000" w:rsidDel="00000000" w:rsidP="00000000" w:rsidRDefault="00000000" w:rsidRPr="00000000" w14:paraId="00000016">
      <w:pPr>
        <w:pStyle w:val="Heading1"/>
        <w:pBdr>
          <w:bottom w:color="2e75b6" w:space="4" w:sz="6" w:val="single"/>
        </w:pBdr>
        <w:spacing w:after="16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2e75b6" w:space="4" w:sz="6" w:val="single"/>
        </w:pBdr>
        <w:spacing w:after="160" w:before="400" w:lineRule="auto"/>
        <w:rPr/>
      </w:pPr>
      <w:r w:rsidDel="00000000" w:rsidR="00000000" w:rsidRPr="00000000">
        <w:rPr>
          <w:rFonts w:ascii="Arial" w:cs="Arial" w:eastAsia="Arial" w:hAnsi="Arial"/>
          <w:b w:val="1"/>
          <w:bCs w:val="1"/>
          <w:color w:val="1f4e79"/>
          <w:sz w:val="28"/>
          <w:szCs w:val="28"/>
          <w:rtl w:val="0"/>
        </w:rPr>
        <w:t xml:space="preserve">3. Contrôle d'accès et rôles</w:t>
      </w:r>
      <w:r w:rsidDel="00000000" w:rsidR="00000000" w:rsidRPr="00000000">
        <w:rPr>
          <w:rtl w:val="0"/>
        </w:rPr>
      </w:r>
    </w:p>
    <w:p w:rsidR="00000000" w:rsidDel="00000000" w:rsidP="00000000" w:rsidRDefault="00000000" w:rsidRPr="00000000" w14:paraId="00000018">
      <w:pPr>
        <w:spacing w:after="60" w:before="200" w:lineRule="auto"/>
        <w:rPr/>
      </w:pPr>
      <w:sdt>
        <w:sdtPr>
          <w:id w:val="966165328"/>
          <w:tag w:val="goog_rdk_7"/>
        </w:sdtPr>
        <w:sdtContent>
          <w:r w:rsidDel="00000000" w:rsidR="00000000" w:rsidRPr="00000000">
            <w:rPr>
              <w:rFonts w:ascii="Arial Unicode MS" w:cs="Arial Unicode MS" w:eastAsia="Arial Unicode MS" w:hAnsi="Arial Unicode MS"/>
              <w:b w:val="1"/>
              <w:bCs w:val="1"/>
              <w:color w:val="333333"/>
              <w:sz w:val="22"/>
              <w:szCs w:val="22"/>
              <w:rtl w:val="0"/>
            </w:rPr>
            <w:t xml:space="preserve">❓  Quels sont les différents niveaux d'accès à un tableau et comment sont-ils appliqués ?</w:t>
          </w:r>
        </w:sdtContent>
      </w:sdt>
      <w:r w:rsidDel="00000000" w:rsidR="00000000" w:rsidRPr="00000000">
        <w:rPr>
          <w:rtl w:val="0"/>
        </w:rPr>
      </w:r>
    </w:p>
    <w:p w:rsidR="00000000" w:rsidDel="00000000" w:rsidP="00000000" w:rsidRDefault="00000000" w:rsidRPr="00000000" w14:paraId="00000019">
      <w:pPr>
        <w:spacing w:after="80" w:before="0" w:lineRule="auto"/>
        <w:rPr/>
      </w:pPr>
      <w:r w:rsidDel="00000000" w:rsidR="00000000" w:rsidRPr="00000000">
        <w:rPr>
          <w:rFonts w:ascii="Arial" w:cs="Arial" w:eastAsia="Arial" w:hAnsi="Arial"/>
          <w:sz w:val="20"/>
          <w:szCs w:val="20"/>
          <w:rtl w:val="0"/>
        </w:rPr>
        <w:t xml:space="preserve">Il y a trois rôles : ADMIN (créateur), EDITEUR et LECTEUR. Spring applique deux niveaux de contrôle distincts : checkReadAccess (tout membre peut lire) et checkWriteAccess (seuls ADMIN et EDITEUR peuvent créer/modifier/supprimer/déplacer des tâches — un LECTEUR reçoit HTTP 403).</w:t>
      </w:r>
      <w:r w:rsidDel="00000000" w:rsidR="00000000" w:rsidRPr="00000000">
        <w:rPr>
          <w:rtl w:val="0"/>
        </w:rPr>
      </w:r>
    </w:p>
    <w:p w:rsidR="00000000" w:rsidDel="00000000" w:rsidP="00000000" w:rsidRDefault="00000000" w:rsidRPr="00000000" w14:paraId="0000001A">
      <w:pPr>
        <w:spacing w:after="60" w:before="200" w:lineRule="auto"/>
        <w:rPr/>
      </w:pPr>
      <w:sdt>
        <w:sdtPr>
          <w:id w:val="1275868"/>
          <w:tag w:val="goog_rdk_8"/>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remontez-vous de la tâche au tableau pour vérifier les droits ?</w:t>
          </w:r>
        </w:sdtContent>
      </w:sdt>
      <w:r w:rsidDel="00000000" w:rsidR="00000000" w:rsidRPr="00000000">
        <w:rPr>
          <w:rtl w:val="0"/>
        </w:rPr>
      </w:r>
    </w:p>
    <w:p w:rsidR="00000000" w:rsidDel="00000000" w:rsidP="00000000" w:rsidRDefault="00000000" w:rsidRPr="00000000" w14:paraId="0000001B">
      <w:pPr>
        <w:spacing w:after="80" w:before="0" w:lineRule="auto"/>
        <w:rPr/>
      </w:pPr>
      <w:sdt>
        <w:sdtPr>
          <w:id w:val="-423818844"/>
          <w:tag w:val="goog_rdk_9"/>
        </w:sdtPr>
        <w:sdtContent>
          <w:r w:rsidDel="00000000" w:rsidR="00000000" w:rsidRPr="00000000">
            <w:rPr>
              <w:rFonts w:ascii="Arial Unicode MS" w:cs="Arial Unicode MS" w:eastAsia="Arial Unicode MS" w:hAnsi="Arial Unicode MS"/>
              <w:sz w:val="20"/>
              <w:szCs w:val="20"/>
              <w:rtl w:val="0"/>
            </w:rPr>
            <w:t xml:space="preserve">On remonte la chaîne tâche → colonne → tableau. La tâche a un col_id, la colonne a un tab_id. On charge le tableau via boardRepository, on vérifie si requesterId est le créateur ou un membre en base via boardMemberRepository.existsByUserIdAndBoardId().</w:t>
          </w:r>
        </w:sdtContent>
      </w:sdt>
      <w:r w:rsidDel="00000000" w:rsidR="00000000" w:rsidRPr="00000000">
        <w:rPr>
          <w:rtl w:val="0"/>
        </w:rPr>
      </w:r>
    </w:p>
    <w:p w:rsidR="00000000" w:rsidDel="00000000" w:rsidP="00000000" w:rsidRDefault="00000000" w:rsidRPr="00000000" w14:paraId="0000001C">
      <w:pPr>
        <w:pStyle w:val="Heading1"/>
        <w:pBdr>
          <w:bottom w:color="2e75b6" w:space="4" w:sz="6" w:val="single"/>
        </w:pBdr>
        <w:spacing w:after="160" w:before="400" w:lineRule="auto"/>
        <w:rPr/>
      </w:pPr>
      <w:r w:rsidDel="00000000" w:rsidR="00000000" w:rsidRPr="00000000">
        <w:rPr>
          <w:rFonts w:ascii="Arial" w:cs="Arial" w:eastAsia="Arial" w:hAnsi="Arial"/>
          <w:b w:val="1"/>
          <w:bCs w:val="1"/>
          <w:color w:val="1f4e79"/>
          <w:sz w:val="28"/>
          <w:szCs w:val="28"/>
          <w:rtl w:val="0"/>
        </w:rPr>
        <w:t xml:space="preserve">4. Base de données MariaDB — choix d'implémentation</w:t>
      </w:r>
      <w:r w:rsidDel="00000000" w:rsidR="00000000" w:rsidRPr="00000000">
        <w:rPr>
          <w:rtl w:val="0"/>
        </w:rPr>
      </w:r>
    </w:p>
    <w:p w:rsidR="00000000" w:rsidDel="00000000" w:rsidP="00000000" w:rsidRDefault="00000000" w:rsidRPr="00000000" w14:paraId="0000001D">
      <w:pPr>
        <w:spacing w:after="60" w:before="200" w:lineRule="auto"/>
        <w:rPr/>
      </w:pPr>
      <w:sdt>
        <w:sdtPr>
          <w:id w:val="769403085"/>
          <w:tag w:val="goog_rdk_10"/>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avoir mis le positionnement des colonnes (col_numero) dans un trigger plutôt que dans Spring ?</w:t>
          </w:r>
        </w:sdtContent>
      </w:sdt>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Fonts w:ascii="Arial" w:cs="Arial" w:eastAsia="Arial" w:hAnsi="Arial"/>
          <w:sz w:val="20"/>
          <w:szCs w:val="20"/>
          <w:rtl w:val="0"/>
        </w:rPr>
        <w:t xml:space="preserve">Pour garantir l'atomicité et éviter les race conditions. Si deux colonnes sont créées simultanément, un calcul côté applicatif pourrait lire le même MAX avant que l'autre INSERT soit commité. Le trigger BEFORE INSERT s'exécute dans la même transaction que l'INSERT, garantissant un calcul correct.</w:t>
      </w:r>
      <w:r w:rsidDel="00000000" w:rsidR="00000000" w:rsidRPr="00000000">
        <w:rPr>
          <w:rtl w:val="0"/>
        </w:rPr>
      </w:r>
    </w:p>
    <w:p w:rsidR="00000000" w:rsidDel="00000000" w:rsidP="00000000" w:rsidRDefault="00000000" w:rsidRPr="00000000" w14:paraId="0000001F">
      <w:pPr>
        <w:spacing w:after="60" w:before="200" w:lineRule="auto"/>
        <w:rPr/>
      </w:pPr>
      <w:sdt>
        <w:sdtPr>
          <w:id w:val="186363355"/>
          <w:tag w:val="goog_rdk_11"/>
        </w:sdtPr>
        <w:sdtContent>
          <w:r w:rsidDel="00000000" w:rsidR="00000000" w:rsidRPr="00000000">
            <w:rPr>
              <w:rFonts w:ascii="Arial Unicode MS" w:cs="Arial Unicode MS" w:eastAsia="Arial Unicode MS" w:hAnsi="Arial Unicode MS"/>
              <w:b w:val="1"/>
              <w:bCs w:val="1"/>
              <w:color w:val="333333"/>
              <w:sz w:val="22"/>
              <w:szCs w:val="22"/>
              <w:rtl w:val="0"/>
            </w:rPr>
            <w:t xml:space="preserve">❓  La procédure deplacer_colonne passe par des valeurs négatives — expliquez pourquoi.</w:t>
          </w:r>
        </w:sdtContent>
      </w:sdt>
      <w:r w:rsidDel="00000000" w:rsidR="00000000" w:rsidRPr="00000000">
        <w:rPr>
          <w:rtl w:val="0"/>
        </w:rPr>
      </w:r>
    </w:p>
    <w:p w:rsidR="00000000" w:rsidDel="00000000" w:rsidP="00000000" w:rsidRDefault="00000000" w:rsidRPr="00000000" w14:paraId="00000020">
      <w:pPr>
        <w:spacing w:after="80" w:before="0" w:lineRule="auto"/>
        <w:rPr/>
      </w:pPr>
      <w:r w:rsidDel="00000000" w:rsidR="00000000" w:rsidRPr="00000000">
        <w:rPr>
          <w:rFonts w:ascii="Arial" w:cs="Arial" w:eastAsia="Arial" w:hAnsi="Arial"/>
          <w:sz w:val="20"/>
          <w:szCs w:val="20"/>
          <w:rtl w:val="0"/>
        </w:rPr>
        <w:t xml:space="preserve">MariaDB évalue les contraintes UNIQUE ligne par ligne lors d'un UPDATE multi-lignes. Un décalage direct (+1 sur toutes les colonnes) crée des doublons transitoires qui violent la contrainte. Les valeurs négatives sont impossibles en production (col_numero &gt;= 1). On décale en négatif, puis on repasse en positif en deux passes.</w:t>
      </w:r>
      <w:r w:rsidDel="00000000" w:rsidR="00000000" w:rsidRPr="00000000">
        <w:rPr>
          <w:rtl w:val="0"/>
        </w:rPr>
      </w:r>
    </w:p>
    <w:p w:rsidR="00000000" w:rsidDel="00000000" w:rsidP="00000000" w:rsidRDefault="00000000" w:rsidRPr="00000000" w14:paraId="00000021">
      <w:pPr>
        <w:spacing w:after="60" w:before="200" w:lineRule="auto"/>
        <w:rPr/>
      </w:pPr>
      <w:sdt>
        <w:sdtPr>
          <w:id w:val="289794014"/>
          <w:tag w:val="goog_rdk_12"/>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la suppression d'une colonne ne peut pas être gérée par un trigger AFTER DELETE ?</w:t>
          </w:r>
        </w:sdtContent>
      </w:sdt>
      <w:r w:rsidDel="00000000" w:rsidR="00000000" w:rsidRPr="00000000">
        <w:rPr>
          <w:rtl w:val="0"/>
        </w:rPr>
      </w:r>
    </w:p>
    <w:p w:rsidR="00000000" w:rsidDel="00000000" w:rsidP="00000000" w:rsidRDefault="00000000" w:rsidRPr="00000000" w14:paraId="00000022">
      <w:pPr>
        <w:spacing w:after="80" w:before="0" w:lineRule="auto"/>
        <w:rPr/>
      </w:pPr>
      <w:sdt>
        <w:sdtPr>
          <w:id w:val="1464678937"/>
          <w:tag w:val="goog_rdk_13"/>
        </w:sdtPr>
        <w:sdtContent>
          <w:r w:rsidDel="00000000" w:rsidR="00000000" w:rsidRPr="00000000">
            <w:rPr>
              <w:rFonts w:ascii="Arial Unicode MS" w:cs="Arial Unicode MS" w:eastAsia="Arial Unicode MS" w:hAnsi="Arial Unicode MS"/>
              <w:sz w:val="20"/>
              <w:szCs w:val="20"/>
              <w:rtl w:val="0"/>
            </w:rPr>
            <w:t xml:space="preserve">MariaDB interdit à tout trigger sur une table de faire un UPDATE sur cette même table. Le renumérotage est donc géré côté Spring : setShiftFlag() → shiftColumnsAfterDelete() → clearShiftFlag(). Le flag de session contourne le trigger before_update_colonne.</w:t>
          </w:r>
        </w:sdtContent>
      </w:sdt>
      <w:r w:rsidDel="00000000" w:rsidR="00000000" w:rsidRPr="00000000">
        <w:rPr>
          <w:rtl w:val="0"/>
        </w:rPr>
      </w:r>
    </w:p>
    <w:p w:rsidR="00000000" w:rsidDel="00000000" w:rsidP="00000000" w:rsidRDefault="00000000" w:rsidRPr="00000000" w14:paraId="00000023">
      <w:pPr>
        <w:spacing w:after="60" w:before="200" w:lineRule="auto"/>
        <w:rPr/>
      </w:pPr>
      <w:sdt>
        <w:sdtPr>
          <w:id w:val="1367123583"/>
          <w:tag w:val="goog_rdk_14"/>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utiliser une procédure stockée deplacer_tache pour le drag &amp; drop ?</w:t>
          </w:r>
        </w:sdtContent>
      </w:sdt>
      <w:r w:rsidDel="00000000" w:rsidR="00000000" w:rsidRPr="00000000">
        <w:rPr>
          <w:rtl w:val="0"/>
        </w:rPr>
      </w:r>
    </w:p>
    <w:p w:rsidR="00000000" w:rsidDel="00000000" w:rsidP="00000000" w:rsidRDefault="00000000" w:rsidRPr="00000000" w14:paraId="00000024">
      <w:pPr>
        <w:spacing w:after="80" w:before="0" w:lineRule="auto"/>
        <w:rPr/>
      </w:pPr>
      <w:r w:rsidDel="00000000" w:rsidR="00000000" w:rsidRPr="00000000">
        <w:rPr>
          <w:rFonts w:ascii="Arial" w:cs="Arial" w:eastAsia="Arial" w:hAnsi="Arial"/>
          <w:sz w:val="20"/>
          <w:szCs w:val="20"/>
          <w:rtl w:val="0"/>
        </w:rPr>
        <w:t xml:space="preserve">La procédure gère les deux cas (intra et inter-colonnes) ainsi que l'insertion du log dans journal_log, le tout atomiquement. Après l'appel, Spring invalide le cache JPA via entityManager.refresh(task) pour obtenir l'état réel persisté.</w:t>
      </w:r>
      <w:r w:rsidDel="00000000" w:rsidR="00000000" w:rsidRPr="00000000">
        <w:rPr>
          <w:rtl w:val="0"/>
        </w:rPr>
      </w:r>
    </w:p>
    <w:p w:rsidR="00000000" w:rsidDel="00000000" w:rsidP="00000000" w:rsidRDefault="00000000" w:rsidRPr="00000000" w14:paraId="00000025">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taskRepository.deplacerTache(id, colIdCible, newPos, usrAuteur);</w:t>
      </w:r>
      <w:r w:rsidDel="00000000" w:rsidR="00000000" w:rsidRPr="00000000">
        <w:rPr>
          <w:rtl w:val="0"/>
        </w:rPr>
      </w:r>
    </w:p>
    <w:p w:rsidR="00000000" w:rsidDel="00000000" w:rsidP="00000000" w:rsidRDefault="00000000" w:rsidRPr="00000000" w14:paraId="00000026">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entityManager.refresh(task); // Invalide le cache JPA</w:t>
      </w:r>
      <w:r w:rsidDel="00000000" w:rsidR="00000000" w:rsidRPr="00000000">
        <w:rPr>
          <w:rtl w:val="0"/>
        </w:rPr>
      </w:r>
    </w:p>
    <w:p w:rsidR="00000000" w:rsidDel="00000000" w:rsidP="00000000" w:rsidRDefault="00000000" w:rsidRPr="00000000" w14:paraId="00000027">
      <w:pPr>
        <w:spacing w:after="60" w:before="200" w:lineRule="auto"/>
        <w:rPr/>
      </w:pPr>
      <w:sdt>
        <w:sdtPr>
          <w:id w:val="-46314227"/>
          <w:tag w:val="goog_rdk_15"/>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la recherche de tâches utilise-t-elle une requête SQL native plutôt que JPQL ?</w:t>
          </w:r>
        </w:sdtContent>
      </w:sdt>
      <w:r w:rsidDel="00000000" w:rsidR="00000000" w:rsidRPr="00000000">
        <w:rPr>
          <w:rtl w:val="0"/>
        </w:rPr>
      </w:r>
    </w:p>
    <w:p w:rsidR="00000000" w:rsidDel="00000000" w:rsidP="00000000" w:rsidRDefault="00000000" w:rsidRPr="00000000" w14:paraId="00000028">
      <w:pPr>
        <w:spacing w:after="80" w:before="0" w:lineRule="auto"/>
        <w:rPr/>
      </w:pPr>
      <w:r w:rsidDel="00000000" w:rsidR="00000000" w:rsidRPr="00000000">
        <w:rPr>
          <w:rFonts w:ascii="Arial" w:cs="Arial" w:eastAsia="Arial" w:hAnsi="Arial"/>
          <w:sz w:val="20"/>
          <w:szCs w:val="20"/>
          <w:rtl w:val="0"/>
        </w:rPr>
        <w:t xml:space="preserve">Hibernate ne gère pas de manière fiable les paramètres nullable de type Enum avec IS NULL en JPQL. La requête native permet d'écrire exactement ":priority IS NULL OR t.tsk_priorite = :priority" avec LIKE insensible à la casse.</w:t>
      </w:r>
      <w:r w:rsidDel="00000000" w:rsidR="00000000" w:rsidRPr="00000000">
        <w:rPr>
          <w:rtl w:val="0"/>
        </w:rPr>
      </w:r>
    </w:p>
    <w:p w:rsidR="00000000" w:rsidDel="00000000" w:rsidP="00000000" w:rsidRDefault="00000000" w:rsidRPr="00000000" w14:paraId="00000029">
      <w:pPr>
        <w:spacing w:after="60" w:before="200" w:lineRule="auto"/>
        <w:rPr/>
      </w:pPr>
      <w:sdt>
        <w:sdtPr>
          <w:id w:val="157080305"/>
          <w:tag w:val="goog_rdk_16"/>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les triggers sont-ils désactivés lors de l'insertion du jeu de données SQL ?</w:t>
          </w:r>
        </w:sdtContent>
      </w:sdt>
      <w:r w:rsidDel="00000000" w:rsidR="00000000" w:rsidRPr="00000000">
        <w:rPr>
          <w:rtl w:val="0"/>
        </w:rPr>
      </w:r>
    </w:p>
    <w:p w:rsidR="00000000" w:rsidDel="00000000" w:rsidP="00000000" w:rsidRDefault="00000000" w:rsidRPr="00000000" w14:paraId="0000002A">
      <w:pPr>
        <w:spacing w:after="80" w:before="0" w:lineRule="auto"/>
        <w:rPr/>
      </w:pPr>
      <w:r w:rsidDel="00000000" w:rsidR="00000000" w:rsidRPr="00000000">
        <w:rPr>
          <w:rFonts w:ascii="Arial" w:cs="Arial" w:eastAsia="Arial" w:hAnsi="Arial"/>
          <w:sz w:val="20"/>
          <w:szCs w:val="20"/>
          <w:rtl w:val="0"/>
        </w:rPr>
        <w:t xml:space="preserve">SET @_disable_tache_triggers = 1 permet d'insérer les tâches avec des positions définies manuellement, et d'éviter que les triggers génèrent des log_id qui entreraient en conflit avec les INSERT manuels de journal_log qui suivent.</w:t>
      </w:r>
      <w:r w:rsidDel="00000000" w:rsidR="00000000" w:rsidRPr="00000000">
        <w:rPr>
          <w:rtl w:val="0"/>
        </w:rPr>
      </w:r>
    </w:p>
    <w:p w:rsidR="00000000" w:rsidDel="00000000" w:rsidP="00000000" w:rsidRDefault="00000000" w:rsidRPr="00000000" w14:paraId="0000002B">
      <w:pPr>
        <w:pStyle w:val="Heading1"/>
        <w:pBdr>
          <w:bottom w:color="2e75b6" w:space="4" w:sz="6" w:val="single"/>
        </w:pBdr>
        <w:spacing w:after="16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pBdr>
          <w:bottom w:color="2e75b6" w:space="4" w:sz="6" w:val="single"/>
        </w:pBdr>
        <w:spacing w:after="160" w:before="400" w:lineRule="auto"/>
        <w:rPr/>
      </w:pPr>
      <w:r w:rsidDel="00000000" w:rsidR="00000000" w:rsidRPr="00000000">
        <w:rPr>
          <w:rFonts w:ascii="Arial" w:cs="Arial" w:eastAsia="Arial" w:hAnsi="Arial"/>
          <w:b w:val="1"/>
          <w:bCs w:val="1"/>
          <w:color w:val="1f4e79"/>
          <w:sz w:val="28"/>
          <w:szCs w:val="28"/>
          <w:rtl w:val="0"/>
        </w:rPr>
        <w:t xml:space="preserve">5. MongoDB — implémentation</w:t>
      </w:r>
      <w:r w:rsidDel="00000000" w:rsidR="00000000" w:rsidRPr="00000000">
        <w:rPr>
          <w:rtl w:val="0"/>
        </w:rPr>
      </w:r>
    </w:p>
    <w:p w:rsidR="00000000" w:rsidDel="00000000" w:rsidP="00000000" w:rsidRDefault="00000000" w:rsidRPr="00000000" w14:paraId="0000002D">
      <w:pPr>
        <w:spacing w:after="60" w:before="200" w:lineRule="auto"/>
        <w:rPr/>
      </w:pPr>
      <w:sdt>
        <w:sdtPr>
          <w:id w:val="2003301991"/>
          <w:tag w:val="goog_rdk_17"/>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maintient-on la cohérence entre MariaDB et MongoDB lors de la suppression d'une tâche ?</w:t>
          </w:r>
        </w:sdtContent>
      </w:sdt>
      <w:r w:rsidDel="00000000" w:rsidR="00000000" w:rsidRPr="00000000">
        <w:rPr>
          <w:rtl w:val="0"/>
        </w:rPr>
      </w:r>
    </w:p>
    <w:p w:rsidR="00000000" w:rsidDel="00000000" w:rsidP="00000000" w:rsidRDefault="00000000" w:rsidRPr="00000000" w14:paraId="0000002E">
      <w:pPr>
        <w:spacing w:after="80" w:before="0" w:lineRule="auto"/>
        <w:rPr/>
      </w:pPr>
      <w:r w:rsidDel="00000000" w:rsidR="00000000" w:rsidRPr="00000000">
        <w:rPr>
          <w:rFonts w:ascii="Arial" w:cs="Arial" w:eastAsia="Arial" w:hAnsi="Arial"/>
          <w:sz w:val="20"/>
          <w:szCs w:val="20"/>
          <w:rtl w:val="0"/>
        </w:rPr>
        <w:t xml:space="preserve">La cohérence est maintenue applicativement dans Spring : le service appelle d'abord commentRepository.deleteByTaskId() (MongoDB) avant de supprimer la tâche en MariaDB. C'est une limitation connue de l'architecture hybride — sans FK formelle entre les deux BDD, une transaction distribuée n'est pas possible.</w:t>
      </w:r>
      <w:r w:rsidDel="00000000" w:rsidR="00000000" w:rsidRPr="00000000">
        <w:rPr>
          <w:rtl w:val="0"/>
        </w:rPr>
      </w:r>
    </w:p>
    <w:p w:rsidR="00000000" w:rsidDel="00000000" w:rsidP="00000000" w:rsidRDefault="00000000" w:rsidRPr="00000000" w14:paraId="0000002F">
      <w:pPr>
        <w:spacing w:after="60" w:before="200" w:lineRule="auto"/>
        <w:rPr/>
      </w:pPr>
      <w:sdt>
        <w:sdtPr>
          <w:id w:val="-669201570"/>
          <w:tag w:val="goog_rdk_18"/>
        </w:sdtPr>
        <w:sdtContent>
          <w:r w:rsidDel="00000000" w:rsidR="00000000" w:rsidRPr="00000000">
            <w:rPr>
              <w:rFonts w:ascii="Arial Unicode MS" w:cs="Arial Unicode MS" w:eastAsia="Arial Unicode MS" w:hAnsi="Arial Unicode MS"/>
              <w:b w:val="1"/>
              <w:bCs w:val="1"/>
              <w:color w:val="333333"/>
              <w:sz w:val="22"/>
              <w:szCs w:val="22"/>
              <w:rtl w:val="0"/>
            </w:rPr>
            <w:t xml:space="preserve">❓  Quel est le rôle du champ com_id dans document_doc, et pourquoi est-il optionnel ?</w:t>
          </w:r>
        </w:sdtContent>
      </w:sdt>
      <w:r w:rsidDel="00000000" w:rsidR="00000000" w:rsidRPr="00000000">
        <w:rPr>
          <w:rtl w:val="0"/>
        </w:rPr>
      </w:r>
    </w:p>
    <w:p w:rsidR="00000000" w:rsidDel="00000000" w:rsidP="00000000" w:rsidRDefault="00000000" w:rsidRPr="00000000" w14:paraId="00000030">
      <w:pPr>
        <w:spacing w:after="80" w:before="0" w:lineRule="auto"/>
        <w:rPr/>
      </w:pPr>
      <w:r w:rsidDel="00000000" w:rsidR="00000000" w:rsidRPr="00000000">
        <w:rPr>
          <w:rFonts w:ascii="Arial" w:cs="Arial" w:eastAsia="Arial" w:hAnsi="Arial"/>
          <w:sz w:val="20"/>
          <w:szCs w:val="20"/>
          <w:rtl w:val="0"/>
        </w:rPr>
        <w:t xml:space="preserve">Un document peut être attaché directement à une tâche (com_id absent) ou être la pièce jointe d'un commentaire précis (com_id = ObjectId du commentaire). La relation est optionnelle car on peut joindre un fichier à une tâche sans qu'il soit lié à un message particulier.</w:t>
      </w:r>
      <w:r w:rsidDel="00000000" w:rsidR="00000000" w:rsidRPr="00000000">
        <w:rPr>
          <w:rtl w:val="0"/>
        </w:rPr>
      </w:r>
    </w:p>
    <w:p w:rsidR="00000000" w:rsidDel="00000000" w:rsidP="00000000" w:rsidRDefault="00000000" w:rsidRPr="00000000" w14:paraId="00000031">
      <w:pPr>
        <w:spacing w:after="60" w:before="200" w:lineRule="auto"/>
        <w:rPr/>
      </w:pPr>
      <w:sdt>
        <w:sdtPr>
          <w:id w:val="45290510"/>
          <w:tag w:val="goog_rdk_19"/>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avoir créé un index composé idx_com_tsk_date sur (tsk_id, com_date) ?</w:t>
          </w:r>
        </w:sdtContent>
      </w:sdt>
      <w:r w:rsidDel="00000000" w:rsidR="00000000" w:rsidRPr="00000000">
        <w:rPr>
          <w:rtl w:val="0"/>
        </w:rPr>
      </w:r>
    </w:p>
    <w:p w:rsidR="00000000" w:rsidDel="00000000" w:rsidP="00000000" w:rsidRDefault="00000000" w:rsidRPr="00000000" w14:paraId="00000032">
      <w:pPr>
        <w:spacing w:after="80" w:before="0" w:lineRule="auto"/>
        <w:rPr/>
      </w:pPr>
      <w:r w:rsidDel="00000000" w:rsidR="00000000" w:rsidRPr="00000000">
        <w:rPr>
          <w:rFonts w:ascii="Arial" w:cs="Arial" w:eastAsia="Arial" w:hAnsi="Arial"/>
          <w:sz w:val="20"/>
          <w:szCs w:val="20"/>
          <w:rtl w:val="0"/>
        </w:rPr>
        <w:t xml:space="preserve">C'est l'accès le plus fréquent : récupérer les commentaires d'une tâche triés par date. Un index sur tsk_id seul permettrait de filtrer mais pas de trier efficacement. L'index composé couvre les deux opérations en un seul scan d'index.</w:t>
      </w:r>
      <w:r w:rsidDel="00000000" w:rsidR="00000000" w:rsidRPr="00000000">
        <w:rPr>
          <w:rtl w:val="0"/>
        </w:rPr>
      </w:r>
    </w:p>
    <w:p w:rsidR="00000000" w:rsidDel="00000000" w:rsidP="00000000" w:rsidRDefault="00000000" w:rsidRPr="00000000" w14:paraId="00000033">
      <w:pPr>
        <w:pStyle w:val="Heading1"/>
        <w:pBdr>
          <w:bottom w:color="2e75b6" w:space="4" w:sz="6" w:val="single"/>
        </w:pBdr>
        <w:spacing w:after="160" w:before="400" w:lineRule="auto"/>
        <w:rPr/>
      </w:pPr>
      <w:r w:rsidDel="00000000" w:rsidR="00000000" w:rsidRPr="00000000">
        <w:rPr>
          <w:rFonts w:ascii="Arial" w:cs="Arial" w:eastAsia="Arial" w:hAnsi="Arial"/>
          <w:b w:val="1"/>
          <w:bCs w:val="1"/>
          <w:color w:val="1f4e79"/>
          <w:sz w:val="28"/>
          <w:szCs w:val="28"/>
          <w:rtl w:val="0"/>
        </w:rPr>
        <w:t xml:space="preserve">6. Frontend React</w:t>
      </w:r>
      <w:r w:rsidDel="00000000" w:rsidR="00000000" w:rsidRPr="00000000">
        <w:rPr>
          <w:rtl w:val="0"/>
        </w:rPr>
      </w:r>
    </w:p>
    <w:p w:rsidR="00000000" w:rsidDel="00000000" w:rsidP="00000000" w:rsidRDefault="00000000" w:rsidRPr="00000000" w14:paraId="00000034">
      <w:pPr>
        <w:spacing w:after="60" w:before="200" w:lineRule="auto"/>
        <w:rPr/>
      </w:pPr>
      <w:sdt>
        <w:sdtPr>
          <w:id w:val="1822911709"/>
          <w:tag w:val="goog_rdk_20"/>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fonctionne concrètement le drag &amp; drop des tâches ?</w:t>
          </w:r>
        </w:sdtContent>
      </w:sdt>
      <w:r w:rsidDel="00000000" w:rsidR="00000000" w:rsidRPr="00000000">
        <w:rPr>
          <w:rtl w:val="0"/>
        </w:rPr>
      </w:r>
    </w:p>
    <w:p w:rsidR="00000000" w:rsidDel="00000000" w:rsidP="00000000" w:rsidRDefault="00000000" w:rsidRPr="00000000" w14:paraId="00000035">
      <w:pPr>
        <w:spacing w:after="80" w:before="0" w:lineRule="auto"/>
        <w:rPr/>
      </w:pPr>
      <w:r w:rsidDel="00000000" w:rsidR="00000000" w:rsidRPr="00000000">
        <w:rPr>
          <w:rFonts w:ascii="Arial" w:cs="Arial" w:eastAsia="Arial" w:hAnsi="Arial"/>
          <w:sz w:val="20"/>
          <w:szCs w:val="20"/>
          <w:rtl w:val="0"/>
        </w:rPr>
        <w:t xml:space="preserve">On utilise l'API HTML5 native Drag and Drop. </w:t>
      </w:r>
      <w:sdt>
        <w:sdtPr>
          <w:id w:val="1391618530"/>
          <w:tag w:val="goog_rdk_21"/>
        </w:sdtPr>
        <w:sdtContent>
          <w:ins w:author="Claude" w:id="0" w:date="2026-03-20T00:00:00Z">
            <w:r w:rsidDel="00000000" w:rsidR="00000000" w:rsidRPr="00000000">
              <w:rPr>
                <w:rFonts w:ascii="Arial" w:cs="Arial" w:eastAsia="Arial" w:hAnsi="Arial"/>
                <w:sz w:val="20"/>
                <w:szCs w:val="20"/>
                <w:rtl w:val="0"/>
              </w:rPr>
              <w:t xml:space="preserve">Toute la logique est centralisée dans le hook useDragDrop.ts et injectée via la prop dnd dans KanbanColumn. </w:t>
            </w:r>
          </w:ins>
        </w:sdtContent>
      </w:sdt>
      <w:r w:rsidDel="00000000" w:rsidR="00000000" w:rsidRPr="00000000">
        <w:rPr>
          <w:rFonts w:ascii="Arial" w:cs="Arial" w:eastAsia="Arial" w:hAnsi="Arial"/>
          <w:sz w:val="20"/>
          <w:szCs w:val="20"/>
          <w:rtl w:val="0"/>
        </w:rPr>
        <w:t xml:space="preserve">Au onDragStart, on mémorise la tâche dans dragTaskRef (ref, pas state). Un miroir custom suit la souris via un listener dragover en phase de capture sur document. Au onDrop on calcule la position cible et on appelle PATCH /tasks/{id}/move.</w:t>
      </w:r>
      <w:r w:rsidDel="00000000" w:rsidR="00000000" w:rsidRPr="00000000">
        <w:rPr>
          <w:rtl w:val="0"/>
        </w:rPr>
      </w:r>
    </w:p>
    <w:p w:rsidR="00000000" w:rsidDel="00000000" w:rsidP="00000000" w:rsidRDefault="00000000" w:rsidRPr="00000000" w14:paraId="00000036">
      <w:pPr>
        <w:spacing w:after="60" w:before="200" w:lineRule="auto"/>
        <w:rPr/>
      </w:pPr>
      <w:sdt>
        <w:sdtPr>
          <w:id w:val="-2077954640"/>
          <w:tag w:val="goog_rdk_22"/>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utiliser une ref (useRef) pour le drag plutôt qu'un state (useState) ?</w:t>
          </w:r>
        </w:sdtContent>
      </w:sdt>
      <w:r w:rsidDel="00000000" w:rsidR="00000000" w:rsidRPr="00000000">
        <w:rPr>
          <w:rtl w:val="0"/>
        </w:rPr>
      </w:r>
    </w:p>
    <w:p w:rsidR="00000000" w:rsidDel="00000000" w:rsidP="00000000" w:rsidRDefault="00000000" w:rsidRPr="00000000" w14:paraId="00000037">
      <w:pPr>
        <w:spacing w:after="80" w:before="0" w:lineRule="auto"/>
        <w:rPr/>
      </w:pPr>
      <w:r w:rsidDel="00000000" w:rsidR="00000000" w:rsidRPr="00000000">
        <w:rPr>
          <w:rFonts w:ascii="Arial" w:cs="Arial" w:eastAsia="Arial" w:hAnsi="Arial"/>
          <w:sz w:val="20"/>
          <w:szCs w:val="20"/>
          <w:rtl w:val="0"/>
        </w:rPr>
        <w:t xml:space="preserve">Pendant le drag, la position de la souris change à chaque pixel. Stocker ça dans un state déclencherait des centaines de re-renders par seconde. La ref est mutée directement (mirrorRef.current.style.left) sans déclencher de re-render React.</w:t>
      </w:r>
      <w:r w:rsidDel="00000000" w:rsidR="00000000" w:rsidRPr="00000000">
        <w:rPr>
          <w:rtl w:val="0"/>
        </w:rPr>
      </w:r>
    </w:p>
    <w:p w:rsidR="00000000" w:rsidDel="00000000" w:rsidP="00000000" w:rsidRDefault="00000000" w:rsidRPr="00000000" w14:paraId="00000038">
      <w:pPr>
        <w:spacing w:after="60" w:before="200" w:lineRule="auto"/>
        <w:rPr/>
      </w:pPr>
      <w:sdt>
        <w:sdtPr>
          <w:id w:val="-977100557"/>
          <w:tag w:val="goog_rdk_23"/>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protégez-vous les routes qui nécessitent d'être connecté ?</w:t>
          </w:r>
        </w:sdtContent>
      </w:sdt>
      <w:r w:rsidDel="00000000" w:rsidR="00000000" w:rsidRPr="00000000">
        <w:rPr>
          <w:rtl w:val="0"/>
        </w:rPr>
      </w:r>
    </w:p>
    <w:p w:rsidR="00000000" w:rsidDel="00000000" w:rsidP="00000000" w:rsidRDefault="00000000" w:rsidRPr="00000000" w14:paraId="00000039">
      <w:pPr>
        <w:spacing w:after="80" w:before="0" w:lineRule="auto"/>
        <w:rPr/>
      </w:pPr>
      <w:r w:rsidDel="00000000" w:rsidR="00000000" w:rsidRPr="00000000">
        <w:rPr>
          <w:rFonts w:ascii="Arial" w:cs="Arial" w:eastAsia="Arial" w:hAnsi="Arial"/>
          <w:sz w:val="20"/>
          <w:szCs w:val="20"/>
          <w:rtl w:val="0"/>
        </w:rPr>
        <w:t xml:space="preserve">Avec les composants ProtectedRoute et PublicRoute. ProtectedRoute lit le token JWT en localStorage et appelle GET /auth/validate pour confirmer sa validité côté serveur à chaque navigation. PublicRoute redirige vers l'accueil si déjà connecté.</w:t>
      </w:r>
      <w:r w:rsidDel="00000000" w:rsidR="00000000" w:rsidRPr="00000000">
        <w:rPr>
          <w:rtl w:val="0"/>
        </w:rPr>
      </w:r>
    </w:p>
    <w:p w:rsidR="00000000" w:rsidDel="00000000" w:rsidP="00000000" w:rsidRDefault="00000000" w:rsidRPr="00000000" w14:paraId="0000003A">
      <w:pPr>
        <w:spacing w:after="60" w:before="200" w:lineRule="auto"/>
        <w:rPr/>
      </w:pPr>
      <w:sdt>
        <w:sdtPr>
          <w:id w:val="1465530927"/>
          <w:tag w:val="goog_rdk_24"/>
        </w:sdtPr>
        <w:sdtContent>
          <w:r w:rsidDel="00000000" w:rsidR="00000000" w:rsidRPr="00000000">
            <w:rPr>
              <w:rFonts w:ascii="Arial Unicode MS" w:cs="Arial Unicode MS" w:eastAsia="Arial Unicode MS" w:hAnsi="Arial Unicode MS"/>
              <w:b w:val="1"/>
              <w:bCs w:val="1"/>
              <w:color w:val="333333"/>
              <w:sz w:val="22"/>
              <w:szCs w:val="22"/>
              <w:rtl w:val="0"/>
            </w:rPr>
            <w:t xml:space="preserve">❓  La recherche de tâches est-elle côté client ou côté serveur ?</w:t>
          </w:r>
        </w:sdtContent>
      </w:sdt>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Fonts w:ascii="Arial" w:cs="Arial" w:eastAsia="Arial" w:hAnsi="Arial"/>
          <w:sz w:val="20"/>
          <w:szCs w:val="20"/>
          <w:rtl w:val="0"/>
        </w:rPr>
        <w:t xml:space="preserve">Les deux sont combinés. La recherche textuelle par mot-clé appelle GET /tasks/search côté serveur (LIKE SQL). Les filtres priorité, assignee et hideCompleted sont appliqués côté client sur les données déjà chargées. Les deux sont déclenchés via un CustomEvent kanban:search écouté dans Dashboard.</w:t>
      </w:r>
      <w:r w:rsidDel="00000000" w:rsidR="00000000" w:rsidRPr="00000000">
        <w:rPr>
          <w:rtl w:val="0"/>
        </w:rPr>
      </w:r>
    </w:p>
    <w:p w:rsidR="00000000" w:rsidDel="00000000" w:rsidP="00000000" w:rsidRDefault="00000000" w:rsidRPr="00000000" w14:paraId="0000003C">
      <w:pPr>
        <w:spacing w:after="60" w:before="200" w:lineRule="auto"/>
        <w:rPr/>
      </w:pPr>
      <w:sdt>
        <w:sdtPr>
          <w:id w:val="1769384291"/>
          <w:tag w:val="goog_rdk_25"/>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y a-t-il des erreurs AbortError dans les logs du client au démarrage ?</w:t>
          </w:r>
        </w:sdtContent>
      </w:sdt>
      <w:r w:rsidDel="00000000" w:rsidR="00000000" w:rsidRPr="00000000">
        <w:rPr>
          <w:rtl w:val="0"/>
        </w:rPr>
      </w:r>
    </w:p>
    <w:p w:rsidR="00000000" w:rsidDel="00000000" w:rsidP="00000000" w:rsidRDefault="00000000" w:rsidRPr="00000000" w14:paraId="0000003D">
      <w:pPr>
        <w:spacing w:after="80" w:before="0" w:lineRule="auto"/>
        <w:rPr/>
      </w:pPr>
      <w:sdt>
        <w:sdtPr>
          <w:id w:val="1934234925"/>
          <w:tag w:val="goog_rdk_26"/>
        </w:sdtPr>
        <w:sdtContent>
          <w:r w:rsidDel="00000000" w:rsidR="00000000" w:rsidRPr="00000000">
            <w:rPr>
              <w:rFonts w:ascii="Arial Unicode MS" w:cs="Arial Unicode MS" w:eastAsia="Arial Unicode MS" w:hAnsi="Arial Unicode MS"/>
              <w:sz w:val="20"/>
              <w:szCs w:val="20"/>
              <w:rtl w:val="0"/>
            </w:rPr>
            <w:t xml:space="preserve">Ces erreurs sont bénignes et propres à l'environnement de développement. React 18 StrictMode monte chaque composant deux fois pour détecter les effets de bord. Au premier démontage, Vite annule les requêtes en vol → AbortError. En production, StrictMode n'effectue pas ce double-montage et ces erreurs disparaissent.</w:t>
          </w:r>
        </w:sdtContent>
      </w:sdt>
      <w:r w:rsidDel="00000000" w:rsidR="00000000" w:rsidRPr="00000000">
        <w:rPr>
          <w:rtl w:val="0"/>
        </w:rPr>
      </w:r>
    </w:p>
    <w:p w:rsidR="00000000" w:rsidDel="00000000" w:rsidP="00000000" w:rsidRDefault="00000000" w:rsidRPr="00000000" w14:paraId="0000003E">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useEffect(() =&gt; {</w:t>
      </w:r>
      <w:r w:rsidDel="00000000" w:rsidR="00000000" w:rsidRPr="00000000">
        <w:rPr>
          <w:rtl w:val="0"/>
        </w:rPr>
      </w:r>
    </w:p>
    <w:p w:rsidR="00000000" w:rsidDel="00000000" w:rsidP="00000000" w:rsidRDefault="00000000" w:rsidRPr="00000000" w14:paraId="0000003F">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  const controller = new AbortController();</w:t>
      </w:r>
      <w:r w:rsidDel="00000000" w:rsidR="00000000" w:rsidRPr="00000000">
        <w:rPr>
          <w:rtl w:val="0"/>
        </w:rPr>
      </w:r>
    </w:p>
    <w:p w:rsidR="00000000" w:rsidDel="00000000" w:rsidP="00000000" w:rsidRDefault="00000000" w:rsidRPr="00000000" w14:paraId="00000040">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  fetchBoard(controller.signal);</w:t>
      </w:r>
      <w:r w:rsidDel="00000000" w:rsidR="00000000" w:rsidRPr="00000000">
        <w:rPr>
          <w:rtl w:val="0"/>
        </w:rPr>
      </w:r>
    </w:p>
    <w:p w:rsidR="00000000" w:rsidDel="00000000" w:rsidP="00000000" w:rsidRDefault="00000000" w:rsidRPr="00000000" w14:paraId="00000041">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  return () =&gt; controller.abort();</w:t>
      </w:r>
      <w:r w:rsidDel="00000000" w:rsidR="00000000" w:rsidRPr="00000000">
        <w:rPr>
          <w:rtl w:val="0"/>
        </w:rPr>
      </w:r>
    </w:p>
    <w:p w:rsidR="00000000" w:rsidDel="00000000" w:rsidP="00000000" w:rsidRDefault="00000000" w:rsidRPr="00000000" w14:paraId="00000042">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 [boardId]);</w:t>
      </w:r>
      <w:r w:rsidDel="00000000" w:rsidR="00000000" w:rsidRPr="00000000">
        <w:rPr>
          <w:rtl w:val="0"/>
        </w:rPr>
      </w:r>
    </w:p>
    <w:p w:rsidR="00000000" w:rsidDel="00000000" w:rsidP="00000000" w:rsidRDefault="00000000" w:rsidRPr="00000000" w14:paraId="00000043">
      <w:pPr>
        <w:pStyle w:val="Heading1"/>
        <w:pBdr>
          <w:bottom w:color="2e75b6" w:space="4" w:sz="6" w:val="single"/>
        </w:pBdr>
        <w:spacing w:after="16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Bdr>
          <w:bottom w:color="2e75b6" w:space="4" w:sz="6" w:val="single"/>
        </w:pBdr>
        <w:spacing w:after="160" w:before="400" w:lineRule="auto"/>
        <w:rPr/>
      </w:pPr>
      <w:r w:rsidDel="00000000" w:rsidR="00000000" w:rsidRPr="00000000">
        <w:rPr>
          <w:rFonts w:ascii="Arial" w:cs="Arial" w:eastAsia="Arial" w:hAnsi="Arial"/>
          <w:b w:val="1"/>
          <w:bCs w:val="1"/>
          <w:color w:val="1f4e79"/>
          <w:sz w:val="28"/>
          <w:szCs w:val="28"/>
          <w:rtl w:val="0"/>
        </w:rPr>
        <w:t xml:space="preserve">7. WebSockets</w:t>
      </w:r>
      <w:r w:rsidDel="00000000" w:rsidR="00000000" w:rsidRPr="00000000">
        <w:rPr>
          <w:rtl w:val="0"/>
        </w:rPr>
      </w:r>
    </w:p>
    <w:p w:rsidR="00000000" w:rsidDel="00000000" w:rsidP="00000000" w:rsidRDefault="00000000" w:rsidRPr="00000000" w14:paraId="00000045">
      <w:pPr>
        <w:spacing w:after="60" w:before="200" w:lineRule="auto"/>
        <w:rPr/>
      </w:pPr>
      <w:sdt>
        <w:sdtPr>
          <w:id w:val="160837284"/>
          <w:tag w:val="goog_rdk_27"/>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fonctionne la mise à jour en temps réel du tableau ?</w:t>
          </w:r>
        </w:sdtContent>
      </w:sdt>
      <w:r w:rsidDel="00000000" w:rsidR="00000000" w:rsidRPr="00000000">
        <w:rPr>
          <w:rtl w:val="0"/>
        </w:rPr>
      </w:r>
    </w:p>
    <w:p w:rsidR="00000000" w:rsidDel="00000000" w:rsidP="00000000" w:rsidRDefault="00000000" w:rsidRPr="00000000" w14:paraId="00000046">
      <w:pPr>
        <w:spacing w:after="80" w:before="0" w:lineRule="auto"/>
        <w:rPr/>
      </w:pPr>
      <w:r w:rsidDel="00000000" w:rsidR="00000000" w:rsidRPr="00000000">
        <w:rPr>
          <w:rFonts w:ascii="Arial" w:cs="Arial" w:eastAsia="Arial" w:hAnsi="Arial"/>
          <w:sz w:val="20"/>
          <w:szCs w:val="20"/>
          <w:rtl w:val="0"/>
        </w:rPr>
        <w:t xml:space="preserve">On utilise l'API WebSocket native de Deno. Chaque client qui ouvre un tableau établit une connexion WebSocket persistante sur /ws/boards/:boardId. Côté Deno, un service de subscriptions maintient une Map&lt;boardId, Set&lt;WebSocket&gt;&gt; : à chaque connexion, le socket est ajouté ; à la déconnexion, il en est retiré. Après toute mutation réussie vers Spring, Deno diffuse un message board_update à tous les sockets abonnés.</w:t>
      </w:r>
      <w:r w:rsidDel="00000000" w:rsidR="00000000" w:rsidRPr="00000000">
        <w:rPr>
          <w:rtl w:val="0"/>
        </w:rPr>
      </w:r>
    </w:p>
    <w:p w:rsidR="00000000" w:rsidDel="00000000" w:rsidP="00000000" w:rsidRDefault="00000000" w:rsidRPr="00000000" w14:paraId="00000047">
      <w:pPr>
        <w:spacing w:after="60" w:before="200" w:lineRule="auto"/>
        <w:rPr/>
      </w:pPr>
      <w:sdt>
        <w:sdtPr>
          <w:id w:val="-1122527905"/>
          <w:tag w:val="goog_rdk_28"/>
        </w:sdtPr>
        <w:sdtContent>
          <w:r w:rsidDel="00000000" w:rsidR="00000000" w:rsidRPr="00000000">
            <w:rPr>
              <w:rFonts w:ascii="Arial Unicode MS" w:cs="Arial Unicode MS" w:eastAsia="Arial Unicode MS" w:hAnsi="Arial Unicode MS"/>
              <w:b w:val="1"/>
              <w:bCs w:val="1"/>
              <w:color w:val="333333"/>
              <w:sz w:val="22"/>
              <w:szCs w:val="22"/>
              <w:rtl w:val="0"/>
            </w:rPr>
            <w:t xml:space="preserve">❓  Donnez un exemple concret du flux complet.</w:t>
          </w:r>
        </w:sdtContent>
      </w:sdt>
      <w:r w:rsidDel="00000000" w:rsidR="00000000" w:rsidRPr="00000000">
        <w:rPr>
          <w:rtl w:val="0"/>
        </w:rPr>
      </w:r>
    </w:p>
    <w:p w:rsidR="00000000" w:rsidDel="00000000" w:rsidP="00000000" w:rsidRDefault="00000000" w:rsidRPr="00000000" w14:paraId="00000048">
      <w:pPr>
        <w:spacing w:after="80" w:before="0" w:lineRule="auto"/>
        <w:rPr/>
      </w:pPr>
      <w:r w:rsidDel="00000000" w:rsidR="00000000" w:rsidRPr="00000000">
        <w:rPr>
          <w:rFonts w:ascii="Arial" w:cs="Arial" w:eastAsia="Arial" w:hAnsi="Arial"/>
          <w:sz w:val="20"/>
          <w:szCs w:val="20"/>
          <w:rtl w:val="0"/>
        </w:rPr>
        <w:t xml:space="preserve">Alice et Bob ont tous les deux le tableau 1 ouvert. Alice déplace une tâche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Alice applique le déplacement en local (UI optimiste) et envoie PATCH /api/v1/tasks/5/move.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Deno proxifie vers Spring, qui persiste via deplacer_tache et répond 200 OK.</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Deno appelle broadcast(1, { type: "board_update", action: "task_moved", originUserId: 1 }).</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message est ignoré côté Alice (originUserId === currentUserId — UI optimiste déjà appliquée).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39774728"/>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Bob reçoit le message → </w:t>
          </w:r>
        </w:sdtContent>
      </w:sdt>
      <w:sdt>
        <w:sdtPr>
          <w:id w:val="2133004231"/>
          <w:tag w:val="goog_rdk_29"/>
        </w:sdtPr>
        <w:sdtContent>
          <w:del w:author="Claude" w:id="1" w:date="2026-03-20T00:00:00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delText xml:space="preserve">fetchBoard()</w:delText>
            </w:r>
          </w:del>
        </w:sdtContent>
      </w:sdt>
      <w:sdt>
        <w:sdtPr>
          <w:id w:val="-1059907041"/>
          <w:tag w:val="goog_rdk_30"/>
        </w:sdtPr>
        <w:sdtContent>
          <w:ins w:author="Claude" w:id="1" w:date="2026-03-20T00:00:00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fetchTasks()</w:t>
            </w:r>
          </w:ins>
        </w:sdtContent>
      </w:sdt>
      <w:sdt>
        <w:sdtPr>
          <w:id w:val="-1814556843"/>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 son tableau se rafraîchit automatiquement. ✅</w:t>
          </w:r>
        </w:sdtContent>
      </w:sdt>
    </w:p>
    <w:p w:rsidR="00000000" w:rsidDel="00000000" w:rsidP="00000000" w:rsidRDefault="00000000" w:rsidRPr="00000000" w14:paraId="0000004E">
      <w:pPr>
        <w:spacing w:after="60" w:before="200" w:lineRule="auto"/>
        <w:rPr/>
      </w:pPr>
      <w:sdt>
        <w:sdtPr>
          <w:id w:val="-1150654738"/>
          <w:tag w:val="goog_rdk_33"/>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le WebSocket est-il sécurisé ?</w:t>
          </w:r>
        </w:sdtContent>
      </w:sdt>
      <w:r w:rsidDel="00000000" w:rsidR="00000000" w:rsidRPr="00000000">
        <w:rPr>
          <w:rtl w:val="0"/>
        </w:rPr>
      </w:r>
    </w:p>
    <w:p w:rsidR="00000000" w:rsidDel="00000000" w:rsidP="00000000" w:rsidRDefault="00000000" w:rsidRPr="00000000" w14:paraId="0000004F">
      <w:pPr>
        <w:spacing w:after="80" w:before="0" w:lineRule="auto"/>
        <w:rPr/>
      </w:pPr>
      <w:r w:rsidDel="00000000" w:rsidR="00000000" w:rsidRPr="00000000">
        <w:rPr>
          <w:rFonts w:ascii="Arial" w:cs="Arial" w:eastAsia="Arial" w:hAnsi="Arial"/>
          <w:sz w:val="20"/>
          <w:szCs w:val="20"/>
          <w:rtl w:val="0"/>
        </w:rPr>
        <w:t xml:space="preserve">La route /ws/boards/:boardId passe par le même authMiddleware que toutes les routes protégées. Le token JWT est transmis via le header Sec-WebSocket-Protocol — le seul header que le navigateur autorise lors d'un handshake WebSocket (Authorization est interdit par la spec). Un client non authentifié reçoit un 401 sans jamais établir de connexion.</w:t>
      </w:r>
      <w:r w:rsidDel="00000000" w:rsidR="00000000" w:rsidRPr="00000000">
        <w:rPr>
          <w:rtl w:val="0"/>
        </w:rPr>
      </w:r>
    </w:p>
    <w:p w:rsidR="00000000" w:rsidDel="00000000" w:rsidP="00000000" w:rsidRDefault="00000000" w:rsidRPr="00000000" w14:paraId="00000050">
      <w:pPr>
        <w:spacing w:after="60" w:before="200" w:lineRule="auto"/>
        <w:rPr/>
      </w:pPr>
      <w:sdt>
        <w:sdtPr>
          <w:id w:val="1190335145"/>
          <w:tag w:val="goog_rdk_34"/>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avoir choisi un rechargement complet (fetchBoard) plutôt que d'appliquer le delta reçu ?</w:t>
          </w:r>
        </w:sdtContent>
      </w:sdt>
      <w:r w:rsidDel="00000000" w:rsidR="00000000" w:rsidRPr="00000000">
        <w:rPr>
          <w:rtl w:val="0"/>
        </w:rPr>
      </w:r>
    </w:p>
    <w:p w:rsidR="00000000" w:rsidDel="00000000" w:rsidP="00000000" w:rsidRDefault="00000000" w:rsidRPr="00000000" w14:paraId="00000051">
      <w:pPr>
        <w:spacing w:after="80" w:before="0" w:lineRule="auto"/>
        <w:rPr/>
      </w:pPr>
      <w:r w:rsidDel="00000000" w:rsidR="00000000" w:rsidRPr="00000000">
        <w:rPr>
          <w:rFonts w:ascii="Arial" w:cs="Arial" w:eastAsia="Arial" w:hAnsi="Arial"/>
          <w:sz w:val="20"/>
          <w:szCs w:val="20"/>
          <w:rtl w:val="0"/>
        </w:rPr>
        <w:t xml:space="preserve">Par simplicité et fiabilité. Appliquer un delta nécessiterait de gérer tous les cas d'état intermédiaires avec des risques de désynchronisation. Le rechargement complet est plus robuste, et le coût réseau est marginal pour la taille des données d'un tableau. C'est un compromis délibéré, cohérent avec le niveau de maturité du projet.</w:t>
      </w:r>
      <w:r w:rsidDel="00000000" w:rsidR="00000000" w:rsidRPr="00000000">
        <w:rPr>
          <w:rtl w:val="0"/>
        </w:rPr>
      </w:r>
    </w:p>
    <w:p w:rsidR="00000000" w:rsidDel="00000000" w:rsidP="00000000" w:rsidRDefault="00000000" w:rsidRPr="00000000" w14:paraId="00000052">
      <w:pPr>
        <w:spacing w:after="60" w:before="200" w:lineRule="auto"/>
        <w:rPr/>
      </w:pPr>
      <w:sdt>
        <w:sdtPr>
          <w:id w:val="1522937637"/>
          <w:tag w:val="goog_rdk_35"/>
        </w:sdtPr>
        <w:sdtContent>
          <w:r w:rsidDel="00000000" w:rsidR="00000000" w:rsidRPr="00000000">
            <w:rPr>
              <w:rFonts w:ascii="Arial Unicode MS" w:cs="Arial Unicode MS" w:eastAsia="Arial Unicode MS" w:hAnsi="Arial Unicode MS"/>
              <w:b w:val="1"/>
              <w:bCs w:val="1"/>
              <w:color w:val="333333"/>
              <w:sz w:val="22"/>
              <w:szCs w:val="22"/>
              <w:rtl w:val="0"/>
            </w:rPr>
            <w:t xml:space="preserve">❓  Qu'arrive-t-il si la connexion WebSocket est perdue ?</w:t>
          </w:r>
        </w:sdtContent>
      </w:sdt>
      <w:r w:rsidDel="00000000" w:rsidR="00000000" w:rsidRPr="00000000">
        <w:rPr>
          <w:rtl w:val="0"/>
        </w:rPr>
      </w:r>
    </w:p>
    <w:p w:rsidR="00000000" w:rsidDel="00000000" w:rsidP="00000000" w:rsidRDefault="00000000" w:rsidRPr="00000000" w14:paraId="00000053">
      <w:pPr>
        <w:spacing w:after="80" w:before="0" w:lineRule="auto"/>
        <w:rPr/>
      </w:pPr>
      <w:r w:rsidDel="00000000" w:rsidR="00000000" w:rsidRPr="00000000">
        <w:rPr>
          <w:rFonts w:ascii="Arial" w:cs="Arial" w:eastAsia="Arial" w:hAnsi="Arial"/>
          <w:sz w:val="20"/>
          <w:szCs w:val="20"/>
          <w:rtl w:val="0"/>
        </w:rPr>
        <w:t xml:space="preserve">Le hook useBoardSocket ferme le socket dans sa fonction de nettoyage au démontage du composant. En cas de perte réseau, ws.onclose est déclenché. La connexion n'est pas rétablie automatiquement — un mécanisme de reconnexion avec backoff exponentiel serait la prochaine amélioration.</w:t>
      </w:r>
      <w:r w:rsidDel="00000000" w:rsidR="00000000" w:rsidRPr="00000000">
        <w:rPr>
          <w:rtl w:val="0"/>
        </w:rPr>
      </w:r>
    </w:p>
    <w:p w:rsidR="00000000" w:rsidDel="00000000" w:rsidP="00000000" w:rsidRDefault="00000000" w:rsidRPr="00000000" w14:paraId="00000054">
      <w:pPr>
        <w:pStyle w:val="Heading1"/>
        <w:pBdr>
          <w:bottom w:color="2e75b6" w:space="4" w:sz="6" w:val="single"/>
        </w:pBdr>
        <w:spacing w:after="160" w:before="400" w:lineRule="auto"/>
        <w:rPr/>
      </w:pPr>
      <w:r w:rsidDel="00000000" w:rsidR="00000000" w:rsidRPr="00000000">
        <w:rPr>
          <w:rFonts w:ascii="Arial" w:cs="Arial" w:eastAsia="Arial" w:hAnsi="Arial"/>
          <w:b w:val="1"/>
          <w:bCs w:val="1"/>
          <w:color w:val="1f4e79"/>
          <w:sz w:val="28"/>
          <w:szCs w:val="28"/>
          <w:rtl w:val="0"/>
        </w:rPr>
        <w:t xml:space="preserve">8. Conteneurisation Docker &amp; déploiement</w:t>
      </w:r>
      <w:r w:rsidDel="00000000" w:rsidR="00000000" w:rsidRPr="00000000">
        <w:rPr>
          <w:rtl w:val="0"/>
        </w:rPr>
      </w:r>
    </w:p>
    <w:p w:rsidR="00000000" w:rsidDel="00000000" w:rsidP="00000000" w:rsidRDefault="00000000" w:rsidRPr="00000000" w14:paraId="00000055">
      <w:pPr>
        <w:spacing w:after="60" w:before="200" w:lineRule="auto"/>
        <w:rPr/>
      </w:pPr>
      <w:sdt>
        <w:sdtPr>
          <w:id w:val="-1209185327"/>
          <w:tag w:val="goog_rdk_36"/>
        </w:sdtPr>
        <w:sdtContent>
          <w:r w:rsidDel="00000000" w:rsidR="00000000" w:rsidRPr="00000000">
            <w:rPr>
              <w:rFonts w:ascii="Arial Unicode MS" w:cs="Arial Unicode MS" w:eastAsia="Arial Unicode MS" w:hAnsi="Arial Unicode MS"/>
              <w:b w:val="1"/>
              <w:bCs w:val="1"/>
              <w:color w:val="333333"/>
              <w:sz w:val="22"/>
              <w:szCs w:val="22"/>
              <w:rtl w:val="0"/>
            </w:rPr>
            <w:t xml:space="preserve">❓  Quelle est l'architecture Docker du projet ?</w:t>
          </w:r>
        </w:sdtContent>
      </w:sdt>
      <w:r w:rsidDel="00000000" w:rsidR="00000000" w:rsidRPr="00000000">
        <w:rPr>
          <w:rtl w:val="0"/>
        </w:rPr>
      </w:r>
    </w:p>
    <w:p w:rsidR="00000000" w:rsidDel="00000000" w:rsidP="00000000" w:rsidRDefault="00000000" w:rsidRPr="00000000" w14:paraId="00000056">
      <w:pPr>
        <w:spacing w:after="80" w:before="0" w:lineRule="auto"/>
        <w:rPr/>
      </w:pPr>
      <w:r w:rsidDel="00000000" w:rsidR="00000000" w:rsidRPr="00000000">
        <w:rPr>
          <w:rFonts w:ascii="Arial" w:cs="Arial" w:eastAsia="Arial" w:hAnsi="Arial"/>
          <w:sz w:val="20"/>
          <w:szCs w:val="20"/>
          <w:rtl w:val="0"/>
        </w:rPr>
        <w:t xml:space="preserve">Trois services dans docker-compose.yml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nginx : point d'entrée unique (ports 8080 HTTP et 8443 HTTPS), sert React et proxifie vers Deno.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deno : authentification JWT et proxy vers Spring — non exposé publiquement (expose: 8080, réseau interne uniquement).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spring : API REST métier — non exposé publiquement (expose: 8081, accessible uniquement depuis Deno).</w:t>
      </w:r>
    </w:p>
    <w:p w:rsidR="00000000" w:rsidDel="00000000" w:rsidP="00000000" w:rsidRDefault="00000000" w:rsidRPr="00000000" w14:paraId="0000005A">
      <w:pPr>
        <w:spacing w:after="80" w:before="0" w:lineRule="auto"/>
        <w:rPr/>
      </w:pPr>
      <w:r w:rsidDel="00000000" w:rsidR="00000000" w:rsidRPr="00000000">
        <w:rPr>
          <w:rFonts w:ascii="Arial" w:cs="Arial" w:eastAsia="Arial" w:hAnsi="Arial"/>
          <w:sz w:val="20"/>
          <w:szCs w:val="20"/>
          <w:rtl w:val="0"/>
        </w:rPr>
        <w:t xml:space="preserve">Les bases de données (MariaDB et MongoDB) sont externalisées sur obiwan.univ-brest.fr — aucun service BDD dans Docker.</w:t>
      </w:r>
      <w:r w:rsidDel="00000000" w:rsidR="00000000" w:rsidRPr="00000000">
        <w:rPr>
          <w:rtl w:val="0"/>
        </w:rPr>
      </w:r>
    </w:p>
    <w:p w:rsidR="00000000" w:rsidDel="00000000" w:rsidP="00000000" w:rsidRDefault="00000000" w:rsidRPr="00000000" w14:paraId="0000005B">
      <w:pPr>
        <w:spacing w:after="60" w:before="200" w:lineRule="auto"/>
        <w:rPr/>
      </w:pPr>
      <w:sdt>
        <w:sdtPr>
          <w:id w:val="-1165041140"/>
          <w:tag w:val="goog_rdk_37"/>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Spring et Deno ne sont-ils pas directement exposés sur l'hôte ?</w:t>
          </w:r>
        </w:sdtContent>
      </w:sdt>
      <w:r w:rsidDel="00000000" w:rsidR="00000000" w:rsidRPr="00000000">
        <w:rPr>
          <w:rtl w:val="0"/>
        </w:rPr>
      </w:r>
    </w:p>
    <w:p w:rsidR="00000000" w:rsidDel="00000000" w:rsidP="00000000" w:rsidRDefault="00000000" w:rsidRPr="00000000" w14:paraId="0000005C">
      <w:pPr>
        <w:spacing w:after="80" w:before="0" w:lineRule="auto"/>
        <w:rPr/>
      </w:pPr>
      <w:r w:rsidDel="00000000" w:rsidR="00000000" w:rsidRPr="00000000">
        <w:rPr>
          <w:rFonts w:ascii="Arial" w:cs="Arial" w:eastAsia="Arial" w:hAnsi="Arial"/>
          <w:sz w:val="20"/>
          <w:szCs w:val="20"/>
          <w:rtl w:val="0"/>
        </w:rPr>
        <w:t xml:space="preserve">C'est une décision de sécurité intentionnelle. En utilisant expose au lieu de ports, Docker rend ces services accessibles uniquement aux autres containers du même réseau Compose, pas depuis l'extérieur. Seul nginx est le point d'entrée public.</w:t>
      </w:r>
      <w:r w:rsidDel="00000000" w:rsidR="00000000" w:rsidRPr="00000000">
        <w:rPr>
          <w:rtl w:val="0"/>
        </w:rPr>
      </w:r>
    </w:p>
    <w:p w:rsidR="00000000" w:rsidDel="00000000" w:rsidP="00000000" w:rsidRDefault="00000000" w:rsidRPr="00000000" w14:paraId="0000005D">
      <w:pPr>
        <w:spacing w:after="60" w:before="200" w:lineRule="auto"/>
        <w:rPr>
          <w:b w:val="1"/>
          <w:bCs w:val="1"/>
          <w:color w:val="333333"/>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60" w:before="200" w:lineRule="auto"/>
        <w:rPr/>
      </w:pPr>
      <w:sdt>
        <w:sdtPr>
          <w:id w:val="781390371"/>
          <w:tag w:val="goog_rdk_38"/>
        </w:sdtPr>
        <w:sdtContent>
          <w:r w:rsidDel="00000000" w:rsidR="00000000" w:rsidRPr="00000000">
            <w:rPr>
              <w:rFonts w:ascii="Arial Unicode MS" w:cs="Arial Unicode MS" w:eastAsia="Arial Unicode MS" w:hAnsi="Arial Unicode MS"/>
              <w:b w:val="1"/>
              <w:bCs w:val="1"/>
              <w:color w:val="333333"/>
              <w:sz w:val="22"/>
              <w:szCs w:val="22"/>
              <w:rtl w:val="0"/>
            </w:rPr>
            <w:t xml:space="preserve">❓  Quelle configuration nginx était nécessaire pour que les WebSockets fonctionnent ?</w:t>
          </w:r>
        </w:sdtContent>
      </w:sdt>
      <w:r w:rsidDel="00000000" w:rsidR="00000000" w:rsidRPr="00000000">
        <w:rPr>
          <w:rtl w:val="0"/>
        </w:rPr>
      </w:r>
    </w:p>
    <w:p w:rsidR="00000000" w:rsidDel="00000000" w:rsidP="00000000" w:rsidRDefault="00000000" w:rsidRPr="00000000" w14:paraId="0000005F">
      <w:pPr>
        <w:spacing w:after="80" w:before="0" w:lineRule="auto"/>
        <w:rPr/>
      </w:pPr>
      <w:r w:rsidDel="00000000" w:rsidR="00000000" w:rsidRPr="00000000">
        <w:rPr>
          <w:rFonts w:ascii="Arial" w:cs="Arial" w:eastAsia="Arial" w:hAnsi="Arial"/>
          <w:sz w:val="20"/>
          <w:szCs w:val="20"/>
          <w:rtl w:val="0"/>
        </w:rPr>
        <w:t xml:space="preserve">Trois directives indispensables dans le bloc location /ws/, absentes d'une configuration nginx standard :</w:t>
      </w:r>
      <w:r w:rsidDel="00000000" w:rsidR="00000000" w:rsidRPr="00000000">
        <w:rPr>
          <w:rtl w:val="0"/>
        </w:rPr>
      </w:r>
    </w:p>
    <w:p w:rsidR="00000000" w:rsidDel="00000000" w:rsidP="00000000" w:rsidRDefault="00000000" w:rsidRPr="00000000" w14:paraId="00000060">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proxy_http_version 1.1;                            # HTTP/1.0 ne supporte pas l'upgrade</w:t>
      </w:r>
      <w:r w:rsidDel="00000000" w:rsidR="00000000" w:rsidRPr="00000000">
        <w:rPr>
          <w:rtl w:val="0"/>
        </w:rPr>
      </w:r>
    </w:p>
    <w:p w:rsidR="00000000" w:rsidDel="00000000" w:rsidP="00000000" w:rsidRDefault="00000000" w:rsidRPr="00000000" w14:paraId="00000061">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proxy_set_header   Upgrade    ;       # Transmet la demande d'upgrade</w:t>
      </w:r>
      <w:r w:rsidDel="00000000" w:rsidR="00000000" w:rsidRPr="00000000">
        <w:rPr>
          <w:rtl w:val="0"/>
        </w:rPr>
      </w:r>
    </w:p>
    <w:p w:rsidR="00000000" w:rsidDel="00000000" w:rsidP="00000000" w:rsidRDefault="00000000" w:rsidRPr="00000000" w14:paraId="00000062">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proxy_set_header   Connection "upgrade";           # Maintient la connexion en upgrade</w:t>
      </w:r>
      <w:r w:rsidDel="00000000" w:rsidR="00000000" w:rsidRPr="00000000">
        <w:rPr>
          <w:rtl w:val="0"/>
        </w:rPr>
      </w:r>
    </w:p>
    <w:p w:rsidR="00000000" w:rsidDel="00000000" w:rsidP="00000000" w:rsidRDefault="00000000" w:rsidRPr="00000000" w14:paraId="00000063">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proxy_set_header   Sec-WebSocket-Protocol ;  # JWT d'auth</w:t>
      </w:r>
      <w:r w:rsidDel="00000000" w:rsidR="00000000" w:rsidRPr="00000000">
        <w:rPr>
          <w:rtl w:val="0"/>
        </w:rPr>
      </w:r>
    </w:p>
    <w:p w:rsidR="00000000" w:rsidDel="00000000" w:rsidP="00000000" w:rsidRDefault="00000000" w:rsidRPr="00000000" w14:paraId="00000064">
      <w:pPr>
        <w:spacing w:after="80" w:before="0" w:lineRule="auto"/>
        <w:rPr/>
      </w:pPr>
      <w:sdt>
        <w:sdtPr>
          <w:id w:val="17552489"/>
          <w:tag w:val="goog_rdk_39"/>
        </w:sdtPr>
        <w:sdtContent>
          <w:r w:rsidDel="00000000" w:rsidR="00000000" w:rsidRPr="00000000">
            <w:rPr>
              <w:rFonts w:ascii="Arial Unicode MS" w:cs="Arial Unicode MS" w:eastAsia="Arial Unicode MS" w:hAnsi="Arial Unicode MS"/>
              <w:sz w:val="20"/>
              <w:szCs w:val="20"/>
              <w:rtl w:val="0"/>
            </w:rPr>
            <w:t xml:space="preserve">Sans proxy_http_version 1.1 et les headers Upgrade/Connection, nginx coupe le handshake et renvoie une réponse HTTP classique au lieu d'un 101 Switching Protocols. Sans Sec-WebSocket-Protocol, le JWT est supprimé par nginx et Deno reçoit null → 401.</w:t>
          </w:r>
        </w:sdtContent>
      </w:sdt>
      <w:r w:rsidDel="00000000" w:rsidR="00000000" w:rsidRPr="00000000">
        <w:rPr>
          <w:rtl w:val="0"/>
        </w:rPr>
      </w:r>
    </w:p>
    <w:p w:rsidR="00000000" w:rsidDel="00000000" w:rsidP="00000000" w:rsidRDefault="00000000" w:rsidRPr="00000000" w14:paraId="00000065">
      <w:pPr>
        <w:spacing w:after="80" w:before="0" w:lineRule="auto"/>
        <w:rPr/>
      </w:pPr>
      <w:r w:rsidDel="00000000" w:rsidR="00000000" w:rsidRPr="00000000">
        <w:rPr>
          <w:rFonts w:ascii="Arial" w:cs="Arial" w:eastAsia="Arial" w:hAnsi="Arial"/>
          <w:sz w:val="20"/>
          <w:szCs w:val="20"/>
          <w:rtl w:val="0"/>
        </w:rPr>
        <w:t xml:space="preserve">Un timeout long est aussi nécessaire (proxy_read_timeout 3600s) car le défaut de 60s fermerait toute connexion inactive plus d'une minute.</w:t>
      </w:r>
      <w:r w:rsidDel="00000000" w:rsidR="00000000" w:rsidRPr="00000000">
        <w:rPr>
          <w:rtl w:val="0"/>
        </w:rPr>
      </w:r>
    </w:p>
    <w:p w:rsidR="00000000" w:rsidDel="00000000" w:rsidP="00000000" w:rsidRDefault="00000000" w:rsidRPr="00000000" w14:paraId="00000066">
      <w:pPr>
        <w:spacing w:after="60" w:before="200" w:lineRule="auto"/>
        <w:rPr/>
      </w:pPr>
      <w:sdt>
        <w:sdtPr>
          <w:id w:val="-1810290219"/>
          <w:tag w:val="goog_rdk_40"/>
        </w:sdtPr>
        <w:sdtContent>
          <w:r w:rsidDel="00000000" w:rsidR="00000000" w:rsidRPr="00000000">
            <w:rPr>
              <w:rFonts w:ascii="Arial Unicode MS" w:cs="Arial Unicode MS" w:eastAsia="Arial Unicode MS" w:hAnsi="Arial Unicode MS"/>
              <w:b w:val="1"/>
              <w:bCs w:val="1"/>
              <w:color w:val="333333"/>
              <w:sz w:val="22"/>
              <w:szCs w:val="22"/>
              <w:rtl w:val="0"/>
            </w:rPr>
            <w:t xml:space="preserve">❓  Vous utilisez HTTPS avec un certificat auto-signé — quelles limitations cela implique-t-il ?</w:t>
          </w:r>
        </w:sdtContent>
      </w:sdt>
      <w:r w:rsidDel="00000000" w:rsidR="00000000" w:rsidRPr="00000000">
        <w:rPr>
          <w:rtl w:val="0"/>
        </w:rPr>
      </w:r>
    </w:p>
    <w:p w:rsidR="00000000" w:rsidDel="00000000" w:rsidP="00000000" w:rsidRDefault="00000000" w:rsidRPr="00000000" w14:paraId="00000067">
      <w:pPr>
        <w:spacing w:after="80" w:before="0" w:lineRule="auto"/>
        <w:rPr/>
      </w:pPr>
      <w:r w:rsidDel="00000000" w:rsidR="00000000" w:rsidRPr="00000000">
        <w:rPr>
          <w:rFonts w:ascii="Arial" w:cs="Arial" w:eastAsia="Arial" w:hAnsi="Arial"/>
          <w:sz w:val="20"/>
          <w:szCs w:val="20"/>
          <w:rtl w:val="0"/>
        </w:rPr>
        <w:t xml:space="preserve">Le certificat est techniquement bien formé (subjectAltName présent avec DNS:localhost et DNS:info-m24-012), mais n'est signé par aucune CA reconnue. Cela entraîne des comportements différents selon les navigateurs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Firefox : affiche un avertissement, permet d'ajouter une exception manuelle valable aussi pour wss://.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Chrome : utilise le store de confiance de l'OS. Sans que le certificat y soit ajouté, il affiche un écran rouge et bloque les connexions wss:// silencieusement — même si l'utilisateur a accepté l'exception HTTPS.</w:t>
      </w:r>
    </w:p>
    <w:p w:rsidR="00000000" w:rsidDel="00000000" w:rsidP="00000000" w:rsidRDefault="00000000" w:rsidRPr="00000000" w14:paraId="0000006A">
      <w:pPr>
        <w:spacing w:after="80" w:before="0" w:lineRule="auto"/>
        <w:rPr/>
      </w:pPr>
      <w:r w:rsidDel="00000000" w:rsidR="00000000" w:rsidRPr="00000000">
        <w:rPr>
          <w:rFonts w:ascii="Arial" w:cs="Arial" w:eastAsia="Arial" w:hAnsi="Arial"/>
          <w:sz w:val="20"/>
          <w:szCs w:val="20"/>
          <w:rtl w:val="0"/>
        </w:rPr>
        <w:t xml:space="preserve">La solution propre serait d'ajouter le certificat au store OS (update-ca-certificates), mais cela requiert des droits administrateurs non disponibles sur les machines de l'UBO. En démonstration, Firefox est recommandé, ou Chrome avec chrome://flags/#allow-insecure-localhost.</w:t>
      </w:r>
      <w:r w:rsidDel="00000000" w:rsidR="00000000" w:rsidRPr="00000000">
        <w:rPr>
          <w:rtl w:val="0"/>
        </w:rPr>
      </w:r>
    </w:p>
    <w:p w:rsidR="00000000" w:rsidDel="00000000" w:rsidP="00000000" w:rsidRDefault="00000000" w:rsidRPr="00000000" w14:paraId="0000006B">
      <w:pPr>
        <w:pStyle w:val="Heading1"/>
        <w:pBdr>
          <w:bottom w:color="2e75b6" w:space="4" w:sz="6" w:val="single"/>
        </w:pBdr>
        <w:spacing w:after="160" w:before="400" w:lineRule="auto"/>
        <w:rPr/>
      </w:pPr>
      <w:r w:rsidDel="00000000" w:rsidR="00000000" w:rsidRPr="00000000">
        <w:rPr>
          <w:rFonts w:ascii="Arial" w:cs="Arial" w:eastAsia="Arial" w:hAnsi="Arial"/>
          <w:b w:val="1"/>
          <w:bCs w:val="1"/>
          <w:color w:val="1f4e79"/>
          <w:sz w:val="28"/>
          <w:szCs w:val="28"/>
          <w:rtl w:val="0"/>
        </w:rPr>
        <w:t xml:space="preserve">9. Recul critique</w:t>
      </w:r>
      <w:r w:rsidDel="00000000" w:rsidR="00000000" w:rsidRPr="00000000">
        <w:rPr>
          <w:rtl w:val="0"/>
        </w:rPr>
      </w:r>
    </w:p>
    <w:p w:rsidR="00000000" w:rsidDel="00000000" w:rsidP="00000000" w:rsidRDefault="00000000" w:rsidRPr="00000000" w14:paraId="0000006C">
      <w:pPr>
        <w:spacing w:after="60" w:before="200" w:lineRule="auto"/>
        <w:rPr/>
      </w:pPr>
      <w:sdt>
        <w:sdtPr>
          <w:id w:val="-694031917"/>
          <w:tag w:val="goog_rdk_41"/>
        </w:sdtPr>
        <w:sdtContent>
          <w:r w:rsidDel="00000000" w:rsidR="00000000" w:rsidRPr="00000000">
            <w:rPr>
              <w:rFonts w:ascii="Arial Unicode MS" w:cs="Arial Unicode MS" w:eastAsia="Arial Unicode MS" w:hAnsi="Arial Unicode MS"/>
              <w:b w:val="1"/>
              <w:bCs w:val="1"/>
              <w:color w:val="333333"/>
              <w:sz w:val="22"/>
              <w:szCs w:val="22"/>
              <w:rtl w:val="0"/>
            </w:rPr>
            <w:t xml:space="preserve">❓  Qu'est-ce que vous feriez différemment si vous recommenciez ?</w:t>
          </w:r>
        </w:sdtContent>
      </w:sdt>
      <w:r w:rsidDel="00000000" w:rsidR="00000000" w:rsidRPr="00000000">
        <w:rPr>
          <w:rtl w:val="0"/>
        </w:rPr>
      </w:r>
    </w:p>
    <w:p w:rsidR="00000000" w:rsidDel="00000000" w:rsidP="00000000" w:rsidRDefault="00000000" w:rsidRPr="00000000" w14:paraId="0000006D">
      <w:pPr>
        <w:spacing w:after="80" w:before="0" w:lineRule="auto"/>
        <w:rPr/>
      </w:pPr>
      <w:r w:rsidDel="00000000" w:rsidR="00000000" w:rsidRPr="00000000">
        <w:rPr>
          <w:rFonts w:ascii="Arial" w:cs="Arial" w:eastAsia="Arial" w:hAnsi="Arial"/>
          <w:sz w:val="20"/>
          <w:szCs w:val="20"/>
          <w:rtl w:val="0"/>
        </w:rPr>
        <w:t xml:space="preserve">Plusieurs points : utiliser des httpOnly cookies pour le JWT plutôt que localStorage (plus résistant au XSS) ; externaliser la clé JWT en variable d'environnement dès le départ ; écrire les tests d'intégration Spring (@SpringBootTest) en parallèle du développement plutôt qu'après ; et repenser le modèle de données pour l'assignation multiple de tâches — actuellement tache_tsk a un unique champ usr_assignee (relation 1-1). Il faudrait une table de jointure assignation_asn (tsk_id, usr_id), avec mise à jour des DTO Spring, des requêtes JPA et de l'interface React.</w:t>
      </w:r>
      <w:r w:rsidDel="00000000" w:rsidR="00000000" w:rsidRPr="00000000">
        <w:rPr>
          <w:rtl w:val="0"/>
        </w:rPr>
      </w:r>
    </w:p>
    <w:p w:rsidR="00000000" w:rsidDel="00000000" w:rsidP="00000000" w:rsidRDefault="00000000" w:rsidRPr="00000000" w14:paraId="0000006E">
      <w:pPr>
        <w:spacing w:after="60" w:before="200" w:lineRule="auto"/>
        <w:rPr/>
      </w:pPr>
      <w:sdt>
        <w:sdtPr>
          <w:id w:val="-836421630"/>
          <w:tag w:val="goog_rdk_42"/>
        </w:sdtPr>
        <w:sdtContent>
          <w:r w:rsidDel="00000000" w:rsidR="00000000" w:rsidRPr="00000000">
            <w:rPr>
              <w:rFonts w:ascii="Arial Unicode MS" w:cs="Arial Unicode MS" w:eastAsia="Arial Unicode MS" w:hAnsi="Arial Unicode MS"/>
              <w:b w:val="1"/>
              <w:bCs w:val="1"/>
              <w:color w:val="333333"/>
              <w:sz w:val="22"/>
              <w:szCs w:val="22"/>
              <w:rtl w:val="0"/>
            </w:rPr>
            <w:t xml:space="preserve">❓  Quelles fonctionnalités n'avez-vous pas eu le temps d'implémenter ?</w:t>
          </w:r>
        </w:sdtContent>
      </w:sdt>
      <w:r w:rsidDel="00000000" w:rsidR="00000000" w:rsidRPr="00000000">
        <w:rPr>
          <w:rtl w:val="0"/>
        </w:rPr>
      </w:r>
    </w:p>
    <w:p w:rsidR="00000000" w:rsidDel="00000000" w:rsidP="00000000" w:rsidRDefault="00000000" w:rsidRPr="00000000" w14:paraId="0000006F">
      <w:pPr>
        <w:spacing w:after="80" w:before="0" w:lineRule="auto"/>
        <w:rPr/>
      </w:pPr>
      <w:r w:rsidDel="00000000" w:rsidR="00000000" w:rsidRPr="00000000">
        <w:rPr>
          <w:rFonts w:ascii="Arial" w:cs="Arial" w:eastAsia="Arial" w:hAnsi="Arial"/>
          <w:sz w:val="20"/>
          <w:szCs w:val="20"/>
          <w:rtl w:val="0"/>
        </w:rPr>
        <w:t xml:space="preserve">Les pièces jointes côté React (l'upload est codé dans Spring et Deno mais désormais finalisé côté interface : upload, téléchargement et suppression dans TaskDetailModal), la gestion des comptes utilisateurs en administration, et les statistiques globales. Le journal d'activité (logs) est implémenté et consultable.</w:t>
      </w:r>
      <w:r w:rsidDel="00000000" w:rsidR="00000000" w:rsidRPr="00000000">
        <w:rPr>
          <w:rtl w:val="0"/>
        </w:rPr>
      </w:r>
    </w:p>
    <w:p w:rsidR="00000000" w:rsidDel="00000000" w:rsidP="00000000" w:rsidRDefault="00000000" w:rsidRPr="00000000" w14:paraId="00000070">
      <w:pPr>
        <w:spacing w:after="60" w:before="200" w:lineRule="auto"/>
        <w:rPr/>
      </w:pPr>
      <w:sdt>
        <w:sdtPr>
          <w:id w:val="-1204161540"/>
          <w:tag w:val="goog_rdk_43"/>
        </w:sdtPr>
        <w:sdtContent>
          <w:r w:rsidDel="00000000" w:rsidR="00000000" w:rsidRPr="00000000">
            <w:rPr>
              <w:rFonts w:ascii="Arial Unicode MS" w:cs="Arial Unicode MS" w:eastAsia="Arial Unicode MS" w:hAnsi="Arial Unicode MS"/>
              <w:b w:val="1"/>
              <w:bCs w:val="1"/>
              <w:color w:val="333333"/>
              <w:sz w:val="22"/>
              <w:szCs w:val="22"/>
              <w:rtl w:val="0"/>
            </w:rPr>
            <w:t xml:space="preserve">❓  Que se passe-t-il si on supprime un utilisateur ? Y a-t-il des données orphelines ?</w:t>
          </w:r>
        </w:sdtContent>
      </w:sdt>
      <w:r w:rsidDel="00000000" w:rsidR="00000000" w:rsidRPr="00000000">
        <w:rPr>
          <w:rtl w:val="0"/>
        </w:rPr>
      </w:r>
    </w:p>
    <w:p w:rsidR="00000000" w:rsidDel="00000000" w:rsidP="00000000" w:rsidRDefault="00000000" w:rsidRPr="00000000" w14:paraId="00000071">
      <w:pPr>
        <w:spacing w:after="80" w:before="0" w:lineRule="auto"/>
        <w:rPr/>
      </w:pPr>
      <w:r w:rsidDel="00000000" w:rsidR="00000000" w:rsidRPr="00000000">
        <w:rPr>
          <w:rFonts w:ascii="Arial" w:cs="Arial" w:eastAsia="Arial" w:hAnsi="Arial"/>
          <w:sz w:val="20"/>
          <w:szCs w:val="20"/>
          <w:rtl w:val="0"/>
        </w:rPr>
        <w:t xml:space="preserve">En MariaDB : les FK utilisent ON DELETE CASCADE pour tableau_tab et participation_ptp, ON DELETE SET NULL pour journal_log (usr_auteur) et tache_tsk (usr_assignee). En MongoDB : les commentaires et documents référencent usr_id sans FK formelle — ils resteraient orphelins. C'est une limitation connue de l'architecture hybride SQL/NoSQL.</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Iw1lns05FQcIqWPWXWVZVjJiu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bCgIyMRIVChMIBCoPCgtBQUFCMk92MTdtURAB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hsKAjI5EhUKEwgEKg8KC0FBQUIyT3YxN21NEAIaGwoCMzASFQoTCAQqDwoLQUFBQjJPdjE3bU0QAR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2026-03-20T08:19:35.375Z</dcterms:created>
  <dc:creator>Un-named</dc:creator>
</cp:coreProperties>
</file>

<file path=docProps/custom.xml><?xml version="1.0" encoding="utf-8"?>
<Properties xmlns="http://schemas.openxmlformats.org/officeDocument/2006/custom-properties" xmlns:vt="http://schemas.openxmlformats.org/officeDocument/2006/docPropsVTypes"/>
</file>